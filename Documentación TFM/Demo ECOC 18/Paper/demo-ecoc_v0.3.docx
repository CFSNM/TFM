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752D" w:rsidRPr="003E4D0E" w:rsidRDefault="009C4C5A" w:rsidP="007C1755">
      <w:pPr>
        <w:pStyle w:val="Title1"/>
        <w:rPr>
          <w:sz w:val="32"/>
          <w:szCs w:val="32"/>
          <w:lang w:val="en-US"/>
        </w:rPr>
      </w:pPr>
      <w:r w:rsidRPr="009C4C5A">
        <w:rPr>
          <w:sz w:val="32"/>
          <w:szCs w:val="32"/>
          <w:lang w:val="en-US"/>
        </w:rPr>
        <w:t xml:space="preserve">Latency-aware Optimization of Service Chain Allocation </w:t>
      </w:r>
      <w:r>
        <w:rPr>
          <w:sz w:val="32"/>
          <w:szCs w:val="32"/>
          <w:lang w:val="en-US"/>
        </w:rPr>
        <w:t>with</w:t>
      </w:r>
      <w:r w:rsidRPr="009C4C5A">
        <w:rPr>
          <w:sz w:val="32"/>
          <w:szCs w:val="32"/>
          <w:lang w:val="en-US"/>
        </w:rPr>
        <w:t xml:space="preserve"> joint VNF instantiation and </w:t>
      </w:r>
      <w:r w:rsidR="00BB6C97">
        <w:rPr>
          <w:sz w:val="32"/>
          <w:szCs w:val="32"/>
          <w:lang w:val="en-US"/>
        </w:rPr>
        <w:t>SDN</w:t>
      </w:r>
      <w:r w:rsidR="00BB6C97" w:rsidRPr="007E486E">
        <w:rPr>
          <w:sz w:val="32"/>
          <w:szCs w:val="32"/>
          <w:lang w:val="en-US"/>
        </w:rPr>
        <w:t xml:space="preserve"> metro network control</w:t>
      </w:r>
    </w:p>
    <w:p w:rsidR="00C5752D" w:rsidRPr="002337EA" w:rsidRDefault="002337EA" w:rsidP="006A4CFD">
      <w:pPr>
        <w:widowControl w:val="0"/>
        <w:spacing w:before="200"/>
        <w:jc w:val="center"/>
        <w:outlineLvl w:val="0"/>
        <w:rPr>
          <w:rFonts w:ascii="Arial" w:hAnsi="Arial"/>
          <w:snapToGrid w:val="0"/>
          <w:vertAlign w:val="superscript"/>
          <w:lang w:val="es-ES"/>
          <w:rPrChange w:id="0" w:author="Pablo" w:date="2018-05-14T15:51:00Z">
            <w:rPr>
              <w:rFonts w:ascii="Arial" w:hAnsi="Arial"/>
              <w:snapToGrid w:val="0"/>
              <w:vertAlign w:val="superscript"/>
              <w:lang w:val="en-US"/>
            </w:rPr>
          </w:rPrChange>
        </w:rPr>
      </w:pPr>
      <w:ins w:id="1" w:author="Pablo" w:date="2018-05-14T15:51:00Z">
        <w:r>
          <w:rPr>
            <w:rFonts w:ascii="Arial" w:hAnsi="Arial"/>
            <w:snapToGrid w:val="0"/>
            <w:lang w:val="es-ES"/>
          </w:rPr>
          <w:t>F.</w:t>
        </w:r>
        <w:del w:id="2" w:author="Javier Moreno" w:date="2018-05-23T09:55:00Z">
          <w:r w:rsidDel="003874F6">
            <w:rPr>
              <w:rFonts w:ascii="Arial" w:hAnsi="Arial"/>
              <w:snapToGrid w:val="0"/>
              <w:lang w:val="es-ES"/>
            </w:rPr>
            <w:delText xml:space="preserve"> </w:delText>
          </w:r>
        </w:del>
        <w:r>
          <w:rPr>
            <w:rFonts w:ascii="Arial" w:hAnsi="Arial"/>
            <w:snapToGrid w:val="0"/>
            <w:lang w:val="es-ES"/>
          </w:rPr>
          <w:t xml:space="preserve">J. </w:t>
        </w:r>
      </w:ins>
      <w:ins w:id="3" w:author="Pablo" w:date="2018-05-14T15:50:00Z">
        <w:r w:rsidRPr="002337EA">
          <w:rPr>
            <w:rFonts w:ascii="Arial" w:hAnsi="Arial"/>
            <w:snapToGrid w:val="0"/>
            <w:lang w:val="es-ES"/>
            <w:rPrChange w:id="4" w:author="Pablo" w:date="2018-05-14T15:51:00Z">
              <w:rPr>
                <w:rFonts w:ascii="Arial" w:hAnsi="Arial"/>
                <w:snapToGrid w:val="0"/>
                <w:lang w:val="en-US"/>
              </w:rPr>
            </w:rPrChange>
          </w:rPr>
          <w:t>More</w:t>
        </w:r>
      </w:ins>
      <w:ins w:id="5" w:author="Pablo" w:date="2018-05-14T15:51:00Z">
        <w:r w:rsidRPr="002337EA">
          <w:rPr>
            <w:rFonts w:ascii="Arial" w:hAnsi="Arial"/>
            <w:snapToGrid w:val="0"/>
            <w:lang w:val="es-ES"/>
            <w:rPrChange w:id="6" w:author="Pablo" w:date="2018-05-14T15:51:00Z">
              <w:rPr>
                <w:rFonts w:ascii="Arial" w:hAnsi="Arial"/>
                <w:snapToGrid w:val="0"/>
                <w:lang w:val="en-US"/>
              </w:rPr>
            </w:rPrChange>
          </w:rPr>
          <w:t>no</w:t>
        </w:r>
      </w:ins>
      <w:ins w:id="7" w:author="Javier Moreno" w:date="2018-05-23T09:55:00Z">
        <w:r w:rsidR="003874F6">
          <w:rPr>
            <w:rFonts w:ascii="Arial" w:hAnsi="Arial"/>
            <w:snapToGrid w:val="0"/>
            <w:lang w:val="es-ES"/>
          </w:rPr>
          <w:t>-</w:t>
        </w:r>
      </w:ins>
      <w:ins w:id="8" w:author="Pablo" w:date="2018-05-14T15:51:00Z">
        <w:del w:id="9" w:author="Javier Moreno" w:date="2018-05-23T09:55:00Z">
          <w:r w:rsidRPr="002337EA" w:rsidDel="003874F6">
            <w:rPr>
              <w:rFonts w:ascii="Arial" w:hAnsi="Arial"/>
              <w:snapToGrid w:val="0"/>
              <w:lang w:val="es-ES"/>
              <w:rPrChange w:id="10" w:author="Pablo" w:date="2018-05-14T15:51:00Z">
                <w:rPr>
                  <w:rFonts w:ascii="Arial" w:hAnsi="Arial"/>
                  <w:snapToGrid w:val="0"/>
                  <w:lang w:val="en-US"/>
                </w:rPr>
              </w:rPrChange>
            </w:rPr>
            <w:delText xml:space="preserve"> </w:delText>
          </w:r>
        </w:del>
        <w:proofErr w:type="gramStart"/>
        <w:r w:rsidRPr="002337EA">
          <w:rPr>
            <w:rFonts w:ascii="Arial" w:hAnsi="Arial"/>
            <w:snapToGrid w:val="0"/>
            <w:lang w:val="es-ES"/>
            <w:rPrChange w:id="11" w:author="Pablo" w:date="2018-05-14T15:51:00Z">
              <w:rPr>
                <w:rFonts w:ascii="Arial" w:hAnsi="Arial"/>
                <w:snapToGrid w:val="0"/>
                <w:lang w:val="en-US"/>
              </w:rPr>
            </w:rPrChange>
          </w:rPr>
          <w:t>Muro</w:t>
        </w:r>
        <w:r w:rsidRPr="004228A3">
          <w:rPr>
            <w:rFonts w:ascii="Arial" w:hAnsi="Arial"/>
            <w:snapToGrid w:val="0"/>
            <w:vertAlign w:val="superscript"/>
            <w:lang w:val="es-ES"/>
          </w:rPr>
          <w:t>(</w:t>
        </w:r>
        <w:proofErr w:type="gramEnd"/>
        <w:r w:rsidRPr="004228A3">
          <w:rPr>
            <w:rFonts w:ascii="Arial" w:hAnsi="Arial"/>
            <w:snapToGrid w:val="0"/>
            <w:vertAlign w:val="superscript"/>
            <w:lang w:val="es-ES"/>
          </w:rPr>
          <w:t>1)</w:t>
        </w:r>
      </w:ins>
      <w:ins w:id="12" w:author="Pablo" w:date="2018-05-14T15:50:00Z">
        <w:r w:rsidRPr="002337EA">
          <w:rPr>
            <w:rFonts w:ascii="Arial" w:hAnsi="Arial"/>
            <w:snapToGrid w:val="0"/>
            <w:lang w:val="es-ES"/>
            <w:rPrChange w:id="13" w:author="Pablo" w:date="2018-05-14T15:51:00Z">
              <w:rPr>
                <w:rFonts w:ascii="Arial" w:hAnsi="Arial"/>
                <w:snapToGrid w:val="0"/>
                <w:lang w:val="en-US"/>
              </w:rPr>
            </w:rPrChange>
          </w:rPr>
          <w:t xml:space="preserve">, </w:t>
        </w:r>
      </w:ins>
      <w:ins w:id="14" w:author="Pablo" w:date="2018-05-14T15:51:00Z">
        <w:r>
          <w:rPr>
            <w:rFonts w:ascii="Arial" w:hAnsi="Arial"/>
            <w:snapToGrid w:val="0"/>
            <w:lang w:val="es-ES"/>
          </w:rPr>
          <w:t xml:space="preserve">C. </w:t>
        </w:r>
        <w:r w:rsidRPr="002337EA">
          <w:rPr>
            <w:rFonts w:ascii="Arial" w:hAnsi="Arial"/>
            <w:snapToGrid w:val="0"/>
            <w:lang w:val="es-ES"/>
            <w:rPrChange w:id="15" w:author="Pablo" w:date="2018-05-14T15:51:00Z">
              <w:rPr>
                <w:rFonts w:ascii="Arial" w:hAnsi="Arial"/>
                <w:snapToGrid w:val="0"/>
                <w:lang w:val="en-US"/>
              </w:rPr>
            </w:rPrChange>
          </w:rPr>
          <w:t>San</w:t>
        </w:r>
        <w:r>
          <w:rPr>
            <w:rFonts w:ascii="Arial" w:hAnsi="Arial"/>
            <w:snapToGrid w:val="0"/>
            <w:lang w:val="es-ES"/>
          </w:rPr>
          <w:t>-Nicolás-Martínez</w:t>
        </w:r>
        <w:r w:rsidRPr="004228A3">
          <w:rPr>
            <w:rFonts w:ascii="Arial" w:hAnsi="Arial"/>
            <w:snapToGrid w:val="0"/>
            <w:vertAlign w:val="superscript"/>
            <w:lang w:val="es-ES"/>
          </w:rPr>
          <w:t>(1)</w:t>
        </w:r>
      </w:ins>
      <w:ins w:id="16" w:author="Pablo" w:date="2018-05-14T15:50:00Z">
        <w:r w:rsidRPr="002337EA">
          <w:rPr>
            <w:rFonts w:ascii="Arial" w:hAnsi="Arial"/>
            <w:snapToGrid w:val="0"/>
            <w:lang w:val="es-ES"/>
            <w:rPrChange w:id="17" w:author="Pablo" w:date="2018-05-14T15:51:00Z">
              <w:rPr>
                <w:rFonts w:ascii="Arial" w:hAnsi="Arial"/>
                <w:snapToGrid w:val="0"/>
                <w:lang w:val="en-US"/>
              </w:rPr>
            </w:rPrChange>
          </w:rPr>
          <w:t xml:space="preserve">, </w:t>
        </w:r>
      </w:ins>
      <w:ins w:id="18" w:author="Pablo" w:date="2018-05-14T15:51:00Z">
        <w:r>
          <w:rPr>
            <w:rFonts w:ascii="Arial" w:hAnsi="Arial"/>
            <w:snapToGrid w:val="0"/>
            <w:lang w:val="es-ES"/>
          </w:rPr>
          <w:t>M. Garrich</w:t>
        </w:r>
        <w:r w:rsidRPr="004228A3">
          <w:rPr>
            <w:rFonts w:ascii="Arial" w:hAnsi="Arial"/>
            <w:snapToGrid w:val="0"/>
            <w:vertAlign w:val="superscript"/>
            <w:lang w:val="es-ES"/>
          </w:rPr>
          <w:t>(1)</w:t>
        </w:r>
      </w:ins>
      <w:ins w:id="19" w:author="Pablo" w:date="2018-05-14T15:50:00Z">
        <w:r w:rsidRPr="002337EA">
          <w:rPr>
            <w:rFonts w:ascii="Arial" w:hAnsi="Arial"/>
            <w:snapToGrid w:val="0"/>
            <w:lang w:val="es-ES"/>
            <w:rPrChange w:id="20" w:author="Pablo" w:date="2018-05-14T15:51:00Z">
              <w:rPr>
                <w:rFonts w:ascii="Arial" w:hAnsi="Arial"/>
                <w:snapToGrid w:val="0"/>
                <w:lang w:val="en-US"/>
              </w:rPr>
            </w:rPrChange>
          </w:rPr>
          <w:t xml:space="preserve">, </w:t>
        </w:r>
      </w:ins>
      <w:ins w:id="21" w:author="Pablo" w:date="2018-05-14T15:52:00Z">
        <w:r>
          <w:rPr>
            <w:rFonts w:ascii="Arial" w:hAnsi="Arial"/>
            <w:snapToGrid w:val="0"/>
            <w:lang w:val="es-ES"/>
          </w:rPr>
          <w:t>P. Pavon-Marino</w:t>
        </w:r>
        <w:r w:rsidRPr="004228A3">
          <w:rPr>
            <w:rFonts w:ascii="Arial" w:hAnsi="Arial"/>
            <w:snapToGrid w:val="0"/>
            <w:vertAlign w:val="superscript"/>
            <w:lang w:val="es-ES"/>
          </w:rPr>
          <w:t>(1</w:t>
        </w:r>
        <w:r>
          <w:rPr>
            <w:rFonts w:ascii="Arial" w:hAnsi="Arial"/>
            <w:snapToGrid w:val="0"/>
            <w:vertAlign w:val="superscript"/>
            <w:lang w:val="es-ES"/>
          </w:rPr>
          <w:t>,2</w:t>
        </w:r>
        <w:r w:rsidRPr="004228A3">
          <w:rPr>
            <w:rFonts w:ascii="Arial" w:hAnsi="Arial"/>
            <w:snapToGrid w:val="0"/>
            <w:vertAlign w:val="superscript"/>
            <w:lang w:val="es-ES"/>
          </w:rPr>
          <w:t>)</w:t>
        </w:r>
        <w:r>
          <w:rPr>
            <w:rFonts w:ascii="Arial" w:hAnsi="Arial"/>
            <w:snapToGrid w:val="0"/>
            <w:lang w:val="es-ES"/>
          </w:rPr>
          <w:t xml:space="preserve">, </w:t>
        </w:r>
      </w:ins>
      <w:ins w:id="22" w:author="Javier Moreno" w:date="2018-05-23T10:02:00Z">
        <w:r w:rsidR="00FE2F9C">
          <w:rPr>
            <w:rFonts w:ascii="Arial" w:hAnsi="Arial"/>
            <w:snapToGrid w:val="0"/>
            <w:lang w:val="es-ES"/>
          </w:rPr>
          <w:t xml:space="preserve">                            </w:t>
        </w:r>
      </w:ins>
      <w:ins w:id="23" w:author="Pablo" w:date="2018-05-14T15:52:00Z">
        <w:r w:rsidRPr="003874F6">
          <w:rPr>
            <w:rFonts w:ascii="Arial" w:hAnsi="Arial"/>
            <w:snapToGrid w:val="0"/>
            <w:lang w:val="es-ES"/>
            <w:rPrChange w:id="24" w:author="Javier Moreno" w:date="2018-05-23T09:58:00Z">
              <w:rPr>
                <w:rFonts w:ascii="Arial" w:hAnsi="Arial"/>
                <w:snapToGrid w:val="0"/>
                <w:lang w:val="es-ES"/>
              </w:rPr>
            </w:rPrChange>
          </w:rPr>
          <w:t>O</w:t>
        </w:r>
      </w:ins>
      <w:ins w:id="25" w:author="Javier Moreno" w:date="2018-05-23T09:55:00Z">
        <w:r w:rsidR="003874F6" w:rsidRPr="003874F6">
          <w:rPr>
            <w:rFonts w:ascii="Arial" w:hAnsi="Arial"/>
            <w:snapToGrid w:val="0"/>
            <w:lang w:val="es-ES"/>
            <w:rPrChange w:id="26" w:author="Javier Moreno" w:date="2018-05-23T09:58:00Z">
              <w:rPr>
                <w:rFonts w:ascii="Arial" w:hAnsi="Arial"/>
                <w:snapToGrid w:val="0"/>
                <w:highlight w:val="yellow"/>
                <w:lang w:val="es-ES"/>
              </w:rPr>
            </w:rPrChange>
          </w:rPr>
          <w:t xml:space="preserve">. </w:t>
        </w:r>
      </w:ins>
      <w:ins w:id="27" w:author="Javier Moreno" w:date="2018-05-23T10:02:00Z">
        <w:r w:rsidR="00FE2F9C" w:rsidRPr="003874F6">
          <w:rPr>
            <w:rFonts w:ascii="Arial" w:hAnsi="Arial"/>
            <w:snapToGrid w:val="0"/>
            <w:lang w:val="es-ES"/>
            <w:rPrChange w:id="28" w:author="Javier Moreno" w:date="2018-05-23T09:58:00Z">
              <w:rPr>
                <w:rFonts w:ascii="Arial" w:hAnsi="Arial"/>
                <w:snapToGrid w:val="0"/>
                <w:lang w:val="es-ES"/>
              </w:rPr>
            </w:rPrChange>
          </w:rPr>
          <w:t>González</w:t>
        </w:r>
      </w:ins>
      <w:ins w:id="29" w:author="Javier Moreno" w:date="2018-05-23T09:55:00Z">
        <w:r w:rsidR="003874F6" w:rsidRPr="003874F6">
          <w:rPr>
            <w:rFonts w:ascii="Arial" w:hAnsi="Arial"/>
            <w:snapToGrid w:val="0"/>
            <w:lang w:val="es-ES"/>
            <w:rPrChange w:id="30" w:author="Javier Moreno" w:date="2018-05-23T09:58:00Z">
              <w:rPr>
                <w:rFonts w:ascii="Arial" w:hAnsi="Arial"/>
                <w:snapToGrid w:val="0"/>
                <w:highlight w:val="yellow"/>
                <w:lang w:val="es-ES"/>
              </w:rPr>
            </w:rPrChange>
          </w:rPr>
          <w:t xml:space="preserve"> de Dios</w:t>
        </w:r>
      </w:ins>
      <w:ins w:id="31" w:author="Pablo" w:date="2018-05-14T15:52:00Z">
        <w:del w:id="32" w:author="Javier Moreno" w:date="2018-05-23T09:55:00Z">
          <w:r w:rsidRPr="003874F6" w:rsidDel="003874F6">
            <w:rPr>
              <w:rFonts w:ascii="Arial" w:hAnsi="Arial"/>
              <w:snapToGrid w:val="0"/>
              <w:lang w:val="es-ES"/>
              <w:rPrChange w:id="33" w:author="Javier Moreno" w:date="2018-05-23T09:58:00Z">
                <w:rPr>
                  <w:rFonts w:ascii="Arial" w:hAnsi="Arial"/>
                  <w:snapToGrid w:val="0"/>
                  <w:lang w:val="es-ES"/>
                </w:rPr>
              </w:rPrChange>
            </w:rPr>
            <w:delText>scar</w:delText>
          </w:r>
        </w:del>
      </w:ins>
      <w:ins w:id="34" w:author="Pablo" w:date="2018-05-14T15:53:00Z">
        <w:r w:rsidR="00362B83" w:rsidRPr="003874F6">
          <w:rPr>
            <w:rFonts w:ascii="Arial" w:hAnsi="Arial"/>
            <w:snapToGrid w:val="0"/>
            <w:vertAlign w:val="superscript"/>
            <w:lang w:val="es-ES"/>
            <w:rPrChange w:id="35" w:author="Javier Moreno" w:date="2018-05-23T09:58:00Z">
              <w:rPr>
                <w:rFonts w:ascii="Arial" w:hAnsi="Arial"/>
                <w:snapToGrid w:val="0"/>
                <w:vertAlign w:val="superscript"/>
                <w:lang w:val="es-ES"/>
              </w:rPr>
            </w:rPrChange>
          </w:rPr>
          <w:t>(3)</w:t>
        </w:r>
      </w:ins>
      <w:ins w:id="36" w:author="Pablo" w:date="2018-05-14T15:52:00Z">
        <w:r w:rsidRPr="003874F6">
          <w:rPr>
            <w:rFonts w:ascii="Arial" w:hAnsi="Arial"/>
            <w:snapToGrid w:val="0"/>
            <w:lang w:val="es-ES"/>
            <w:rPrChange w:id="37" w:author="Javier Moreno" w:date="2018-05-23T09:58:00Z">
              <w:rPr>
                <w:rFonts w:ascii="Arial" w:hAnsi="Arial"/>
                <w:snapToGrid w:val="0"/>
                <w:lang w:val="es-ES"/>
              </w:rPr>
            </w:rPrChange>
          </w:rPr>
          <w:t>, R</w:t>
        </w:r>
      </w:ins>
      <w:ins w:id="38" w:author="Javier Moreno" w:date="2018-05-23T09:56:00Z">
        <w:r w:rsidR="003874F6" w:rsidRPr="003874F6">
          <w:rPr>
            <w:rFonts w:ascii="Arial" w:hAnsi="Arial"/>
            <w:snapToGrid w:val="0"/>
            <w:lang w:val="es-ES"/>
            <w:rPrChange w:id="39" w:author="Javier Moreno" w:date="2018-05-23T09:58:00Z">
              <w:rPr>
                <w:rFonts w:ascii="Arial" w:hAnsi="Arial"/>
                <w:snapToGrid w:val="0"/>
                <w:highlight w:val="yellow"/>
                <w:lang w:val="es-ES"/>
              </w:rPr>
            </w:rPrChange>
          </w:rPr>
          <w:t xml:space="preserve">. Lopez Da Silva </w:t>
        </w:r>
      </w:ins>
      <w:ins w:id="40" w:author="Pablo" w:date="2018-05-14T15:52:00Z">
        <w:del w:id="41" w:author="Javier Moreno" w:date="2018-05-23T09:56:00Z">
          <w:r w:rsidRPr="003874F6" w:rsidDel="003874F6">
            <w:rPr>
              <w:rFonts w:ascii="Arial" w:hAnsi="Arial"/>
              <w:snapToGrid w:val="0"/>
              <w:lang w:val="es-ES"/>
              <w:rPrChange w:id="42" w:author="Javier Moreno" w:date="2018-05-23T09:58:00Z">
                <w:rPr>
                  <w:rFonts w:ascii="Arial" w:hAnsi="Arial"/>
                  <w:snapToGrid w:val="0"/>
                  <w:lang w:val="es-ES"/>
                </w:rPr>
              </w:rPrChange>
            </w:rPr>
            <w:delText>afa</w:delText>
          </w:r>
        </w:del>
      </w:ins>
      <w:ins w:id="43" w:author="Pablo" w:date="2018-05-14T15:53:00Z">
        <w:r w:rsidR="00362B83" w:rsidRPr="003874F6">
          <w:rPr>
            <w:rFonts w:ascii="Arial" w:hAnsi="Arial"/>
            <w:snapToGrid w:val="0"/>
            <w:vertAlign w:val="superscript"/>
            <w:lang w:val="es-ES"/>
            <w:rPrChange w:id="44" w:author="Javier Moreno" w:date="2018-05-23T09:58:00Z">
              <w:rPr>
                <w:rFonts w:ascii="Arial" w:hAnsi="Arial"/>
                <w:snapToGrid w:val="0"/>
                <w:vertAlign w:val="superscript"/>
                <w:lang w:val="es-ES"/>
              </w:rPr>
            </w:rPrChange>
          </w:rPr>
          <w:t>(</w:t>
        </w:r>
        <w:r w:rsidR="00362B83" w:rsidRPr="003E4D0E">
          <w:rPr>
            <w:rFonts w:ascii="Arial" w:hAnsi="Arial"/>
            <w:snapToGrid w:val="0"/>
            <w:vertAlign w:val="superscript"/>
            <w:lang w:val="es-ES"/>
          </w:rPr>
          <w:t>3)</w:t>
        </w:r>
      </w:ins>
      <w:del w:id="45" w:author="Pablo" w:date="2018-05-14T15:50:00Z">
        <w:r w:rsidR="00C5752D" w:rsidRPr="002337EA" w:rsidDel="002337EA">
          <w:rPr>
            <w:rFonts w:ascii="Arial" w:hAnsi="Arial"/>
            <w:snapToGrid w:val="0"/>
            <w:lang w:val="es-ES"/>
            <w:rPrChange w:id="46" w:author="Pablo" w:date="2018-05-14T15:51:00Z">
              <w:rPr>
                <w:rFonts w:ascii="Arial" w:hAnsi="Arial"/>
                <w:snapToGrid w:val="0"/>
                <w:lang w:val="en-US"/>
              </w:rPr>
            </w:rPrChange>
          </w:rPr>
          <w:delText>Author</w:delText>
        </w:r>
        <w:r w:rsidR="00C5752D" w:rsidRPr="002337EA" w:rsidDel="002337EA">
          <w:rPr>
            <w:rFonts w:ascii="Arial" w:hAnsi="Arial"/>
            <w:snapToGrid w:val="0"/>
            <w:vertAlign w:val="superscript"/>
            <w:lang w:val="es-ES"/>
            <w:rPrChange w:id="47" w:author="Pablo" w:date="2018-05-14T15:51:00Z">
              <w:rPr>
                <w:rFonts w:ascii="Arial" w:hAnsi="Arial"/>
                <w:snapToGrid w:val="0"/>
                <w:vertAlign w:val="superscript"/>
                <w:lang w:val="en-US"/>
              </w:rPr>
            </w:rPrChange>
          </w:rPr>
          <w:delText>(1)</w:delText>
        </w:r>
        <w:r w:rsidR="00C5752D" w:rsidRPr="002337EA" w:rsidDel="002337EA">
          <w:rPr>
            <w:rFonts w:ascii="Arial" w:hAnsi="Arial"/>
            <w:snapToGrid w:val="0"/>
            <w:lang w:val="es-ES"/>
            <w:rPrChange w:id="48" w:author="Pablo" w:date="2018-05-14T15:51:00Z">
              <w:rPr>
                <w:rFonts w:ascii="Arial" w:hAnsi="Arial"/>
                <w:snapToGrid w:val="0"/>
                <w:lang w:val="en-US"/>
              </w:rPr>
            </w:rPrChange>
          </w:rPr>
          <w:delText>, Author</w:delText>
        </w:r>
        <w:r w:rsidR="00C5752D" w:rsidRPr="002337EA" w:rsidDel="002337EA">
          <w:rPr>
            <w:rFonts w:ascii="Arial" w:hAnsi="Arial"/>
            <w:snapToGrid w:val="0"/>
            <w:vertAlign w:val="superscript"/>
            <w:lang w:val="es-ES"/>
            <w:rPrChange w:id="49" w:author="Pablo" w:date="2018-05-14T15:51:00Z">
              <w:rPr>
                <w:rFonts w:ascii="Arial" w:hAnsi="Arial"/>
                <w:snapToGrid w:val="0"/>
                <w:vertAlign w:val="superscript"/>
                <w:lang w:val="en-US"/>
              </w:rPr>
            </w:rPrChange>
          </w:rPr>
          <w:delText>(2)</w:delText>
        </w:r>
        <w:r w:rsidR="00C5752D" w:rsidRPr="002337EA" w:rsidDel="002337EA">
          <w:rPr>
            <w:rFonts w:ascii="Arial" w:hAnsi="Arial"/>
            <w:snapToGrid w:val="0"/>
            <w:lang w:val="es-ES"/>
            <w:rPrChange w:id="50" w:author="Pablo" w:date="2018-05-14T15:51:00Z">
              <w:rPr>
                <w:rFonts w:ascii="Arial" w:hAnsi="Arial"/>
                <w:snapToGrid w:val="0"/>
                <w:lang w:val="en-US"/>
              </w:rPr>
            </w:rPrChange>
          </w:rPr>
          <w:delText>, Author</w:delText>
        </w:r>
        <w:r w:rsidR="00C5752D" w:rsidRPr="002337EA" w:rsidDel="002337EA">
          <w:rPr>
            <w:rFonts w:ascii="Arial" w:hAnsi="Arial"/>
            <w:snapToGrid w:val="0"/>
            <w:vertAlign w:val="superscript"/>
            <w:lang w:val="es-ES"/>
            <w:rPrChange w:id="51" w:author="Pablo" w:date="2018-05-14T15:51:00Z">
              <w:rPr>
                <w:rFonts w:ascii="Arial" w:hAnsi="Arial"/>
                <w:snapToGrid w:val="0"/>
                <w:vertAlign w:val="superscript"/>
                <w:lang w:val="en-US"/>
              </w:rPr>
            </w:rPrChange>
          </w:rPr>
          <w:delText>(3)</w:delText>
        </w:r>
        <w:r w:rsidR="00C5752D" w:rsidRPr="002337EA" w:rsidDel="002337EA">
          <w:rPr>
            <w:rFonts w:ascii="Arial" w:hAnsi="Arial"/>
            <w:snapToGrid w:val="0"/>
            <w:lang w:val="es-ES"/>
            <w:rPrChange w:id="52" w:author="Pablo" w:date="2018-05-14T15:51:00Z">
              <w:rPr>
                <w:rFonts w:ascii="Arial" w:hAnsi="Arial"/>
                <w:snapToGrid w:val="0"/>
                <w:lang w:val="en-US"/>
              </w:rPr>
            </w:rPrChange>
          </w:rPr>
          <w:delText>, Author</w:delText>
        </w:r>
        <w:r w:rsidR="00C5752D" w:rsidRPr="002337EA" w:rsidDel="002337EA">
          <w:rPr>
            <w:rFonts w:ascii="Arial" w:hAnsi="Arial"/>
            <w:snapToGrid w:val="0"/>
            <w:vertAlign w:val="superscript"/>
            <w:lang w:val="es-ES"/>
            <w:rPrChange w:id="53" w:author="Pablo" w:date="2018-05-14T15:51:00Z">
              <w:rPr>
                <w:rFonts w:ascii="Arial" w:hAnsi="Arial"/>
                <w:snapToGrid w:val="0"/>
                <w:vertAlign w:val="superscript"/>
                <w:lang w:val="en-US"/>
              </w:rPr>
            </w:rPrChange>
          </w:rPr>
          <w:delText>(4)</w:delText>
        </w:r>
      </w:del>
    </w:p>
    <w:p w:rsidR="00C5752D" w:rsidRPr="002337EA" w:rsidRDefault="00C5752D" w:rsidP="006A4CFD">
      <w:pPr>
        <w:widowControl w:val="0"/>
        <w:spacing w:before="120"/>
        <w:outlineLvl w:val="0"/>
        <w:rPr>
          <w:rFonts w:ascii="Arial" w:hAnsi="Arial"/>
          <w:snapToGrid w:val="0"/>
          <w:lang w:val="es-ES"/>
          <w:rPrChange w:id="54" w:author="Pablo" w:date="2018-05-14T15:50:00Z">
            <w:rPr>
              <w:rFonts w:ascii="Arial" w:hAnsi="Arial"/>
              <w:snapToGrid w:val="0"/>
              <w:lang w:val="en-US"/>
            </w:rPr>
          </w:rPrChange>
        </w:rPr>
      </w:pPr>
      <w:r w:rsidRPr="002337EA">
        <w:rPr>
          <w:rFonts w:ascii="Arial" w:hAnsi="Arial"/>
          <w:snapToGrid w:val="0"/>
          <w:vertAlign w:val="superscript"/>
          <w:lang w:val="es-ES"/>
          <w:rPrChange w:id="55" w:author="Pablo" w:date="2018-05-14T15:50:00Z">
            <w:rPr>
              <w:rFonts w:ascii="Arial" w:hAnsi="Arial"/>
              <w:snapToGrid w:val="0"/>
              <w:vertAlign w:val="superscript"/>
              <w:lang w:val="en-US"/>
            </w:rPr>
          </w:rPrChange>
        </w:rPr>
        <w:t>(1)</w:t>
      </w:r>
      <w:r w:rsidRPr="002337EA">
        <w:rPr>
          <w:rFonts w:ascii="Arial" w:hAnsi="Arial"/>
          <w:snapToGrid w:val="0"/>
          <w:lang w:val="es-ES"/>
          <w:rPrChange w:id="56" w:author="Pablo" w:date="2018-05-14T15:50:00Z">
            <w:rPr>
              <w:rFonts w:ascii="Arial" w:hAnsi="Arial"/>
              <w:snapToGrid w:val="0"/>
              <w:lang w:val="en-US"/>
            </w:rPr>
          </w:rPrChange>
        </w:rPr>
        <w:t xml:space="preserve"> </w:t>
      </w:r>
      <w:r w:rsidR="003C165A" w:rsidRPr="002337EA">
        <w:rPr>
          <w:rFonts w:ascii="Arial" w:hAnsi="Arial"/>
          <w:snapToGrid w:val="0"/>
          <w:lang w:val="es-ES"/>
          <w:rPrChange w:id="57" w:author="Pablo" w:date="2018-05-14T15:50:00Z">
            <w:rPr>
              <w:rFonts w:ascii="Arial" w:hAnsi="Arial"/>
              <w:snapToGrid w:val="0"/>
              <w:lang w:val="en-US"/>
            </w:rPr>
          </w:rPrChange>
        </w:rPr>
        <w:t>Universidad Politécnica de Cartagena</w:t>
      </w:r>
      <w:r w:rsidRPr="002337EA">
        <w:rPr>
          <w:rFonts w:ascii="Arial" w:hAnsi="Arial"/>
          <w:snapToGrid w:val="0"/>
          <w:lang w:val="es-ES"/>
          <w:rPrChange w:id="58" w:author="Pablo" w:date="2018-05-14T15:50:00Z">
            <w:rPr>
              <w:rFonts w:ascii="Arial" w:hAnsi="Arial"/>
              <w:snapToGrid w:val="0"/>
              <w:lang w:val="en-US"/>
            </w:rPr>
          </w:rPrChange>
        </w:rPr>
        <w:t>,</w:t>
      </w:r>
      <w:r w:rsidR="003C165A" w:rsidRPr="002337EA">
        <w:rPr>
          <w:lang w:val="es-ES"/>
          <w:rPrChange w:id="59" w:author="Pablo" w:date="2018-05-14T15:50:00Z">
            <w:rPr>
              <w:lang w:val="en-US"/>
            </w:rPr>
          </w:rPrChange>
        </w:rPr>
        <w:t xml:space="preserve"> </w:t>
      </w:r>
      <w:r w:rsidR="003C165A" w:rsidRPr="002337EA">
        <w:rPr>
          <w:rFonts w:ascii="Arial" w:hAnsi="Arial"/>
          <w:snapToGrid w:val="0"/>
          <w:lang w:val="es-ES"/>
          <w:rPrChange w:id="60" w:author="Pablo" w:date="2018-05-14T15:50:00Z">
            <w:rPr>
              <w:rFonts w:ascii="Arial" w:hAnsi="Arial"/>
              <w:snapToGrid w:val="0"/>
              <w:lang w:val="en-US"/>
            </w:rPr>
          </w:rPrChange>
        </w:rPr>
        <w:t xml:space="preserve">30202 Cartagena, </w:t>
      </w:r>
      <w:proofErr w:type="spellStart"/>
      <w:r w:rsidR="003C165A" w:rsidRPr="002337EA">
        <w:rPr>
          <w:rFonts w:ascii="Arial" w:hAnsi="Arial"/>
          <w:snapToGrid w:val="0"/>
          <w:lang w:val="es-ES"/>
          <w:rPrChange w:id="61" w:author="Pablo" w:date="2018-05-14T15:50:00Z">
            <w:rPr>
              <w:rFonts w:ascii="Arial" w:hAnsi="Arial"/>
              <w:snapToGrid w:val="0"/>
              <w:lang w:val="en-US"/>
            </w:rPr>
          </w:rPrChange>
        </w:rPr>
        <w:t>Spain</w:t>
      </w:r>
      <w:proofErr w:type="spellEnd"/>
      <w:r w:rsidR="003C165A" w:rsidRPr="002337EA">
        <w:rPr>
          <w:rFonts w:ascii="Arial" w:hAnsi="Arial"/>
          <w:snapToGrid w:val="0"/>
          <w:lang w:val="es-ES"/>
          <w:rPrChange w:id="62" w:author="Pablo" w:date="2018-05-14T15:50:00Z">
            <w:rPr>
              <w:rFonts w:ascii="Arial" w:hAnsi="Arial"/>
              <w:snapToGrid w:val="0"/>
              <w:lang w:val="en-US"/>
            </w:rPr>
          </w:rPrChange>
        </w:rPr>
        <w:t>,</w:t>
      </w:r>
      <w:r w:rsidRPr="002337EA">
        <w:rPr>
          <w:rFonts w:ascii="Arial" w:hAnsi="Arial"/>
          <w:snapToGrid w:val="0"/>
          <w:lang w:val="es-ES"/>
          <w:rPrChange w:id="63" w:author="Pablo" w:date="2018-05-14T15:50:00Z">
            <w:rPr>
              <w:rFonts w:ascii="Arial" w:hAnsi="Arial"/>
              <w:snapToGrid w:val="0"/>
              <w:lang w:val="en-US"/>
            </w:rPr>
          </w:rPrChange>
        </w:rPr>
        <w:t xml:space="preserve"> </w:t>
      </w:r>
      <w:r w:rsidR="003C165A" w:rsidRPr="002337EA">
        <w:rPr>
          <w:rFonts w:ascii="Arial" w:hAnsi="Arial"/>
          <w:snapToGrid w:val="0"/>
          <w:lang w:val="es-ES"/>
          <w:rPrChange w:id="64" w:author="Pablo" w:date="2018-05-14T15:50:00Z">
            <w:rPr>
              <w:rFonts w:ascii="Arial" w:hAnsi="Arial"/>
              <w:snapToGrid w:val="0"/>
              <w:lang w:val="en-US"/>
            </w:rPr>
          </w:rPrChange>
        </w:rPr>
        <w:t xml:space="preserve">javier.moreno@upct.es </w:t>
      </w:r>
    </w:p>
    <w:p w:rsidR="00C5752D" w:rsidRPr="003E4D0E" w:rsidRDefault="00C5752D" w:rsidP="001D100B">
      <w:pPr>
        <w:widowControl w:val="0"/>
        <w:spacing w:line="240" w:lineRule="atLeast"/>
        <w:outlineLvl w:val="0"/>
        <w:rPr>
          <w:rFonts w:ascii="Arial" w:hAnsi="Arial"/>
          <w:snapToGrid w:val="0"/>
          <w:lang w:val="en-US"/>
        </w:rPr>
      </w:pPr>
      <w:r w:rsidRPr="003874F6">
        <w:rPr>
          <w:rFonts w:ascii="Arial" w:hAnsi="Arial"/>
          <w:snapToGrid w:val="0"/>
          <w:vertAlign w:val="superscript"/>
          <w:lang w:val="es-ES"/>
          <w:rPrChange w:id="65" w:author="Javier Moreno" w:date="2018-05-23T09:55:00Z">
            <w:rPr>
              <w:rFonts w:ascii="Arial" w:hAnsi="Arial"/>
              <w:snapToGrid w:val="0"/>
              <w:vertAlign w:val="superscript"/>
              <w:lang w:val="en-US"/>
            </w:rPr>
          </w:rPrChange>
        </w:rPr>
        <w:t>(2)</w:t>
      </w:r>
      <w:r w:rsidRPr="003874F6">
        <w:rPr>
          <w:rFonts w:ascii="Arial" w:hAnsi="Arial"/>
          <w:snapToGrid w:val="0"/>
          <w:lang w:val="es-ES"/>
          <w:rPrChange w:id="66" w:author="Javier Moreno" w:date="2018-05-23T09:55:00Z">
            <w:rPr>
              <w:rFonts w:ascii="Arial" w:hAnsi="Arial"/>
              <w:snapToGrid w:val="0"/>
              <w:lang w:val="en-US"/>
            </w:rPr>
          </w:rPrChange>
        </w:rPr>
        <w:t xml:space="preserve"> </w:t>
      </w:r>
      <w:r w:rsidR="003C165A" w:rsidRPr="003874F6">
        <w:rPr>
          <w:rFonts w:ascii="Arial" w:hAnsi="Arial"/>
          <w:snapToGrid w:val="0"/>
          <w:lang w:val="es-ES"/>
          <w:rPrChange w:id="67" w:author="Javier Moreno" w:date="2018-05-23T09:55:00Z">
            <w:rPr>
              <w:rFonts w:ascii="Arial" w:hAnsi="Arial"/>
              <w:snapToGrid w:val="0"/>
              <w:lang w:val="en-US"/>
            </w:rPr>
          </w:rPrChange>
        </w:rPr>
        <w:t>E-</w:t>
      </w:r>
      <w:proofErr w:type="spellStart"/>
      <w:r w:rsidR="003C165A" w:rsidRPr="003874F6">
        <w:rPr>
          <w:rFonts w:ascii="Arial" w:hAnsi="Arial"/>
          <w:snapToGrid w:val="0"/>
          <w:lang w:val="es-ES"/>
          <w:rPrChange w:id="68" w:author="Javier Moreno" w:date="2018-05-23T09:55:00Z">
            <w:rPr>
              <w:rFonts w:ascii="Arial" w:hAnsi="Arial"/>
              <w:snapToGrid w:val="0"/>
              <w:lang w:val="en-US"/>
            </w:rPr>
          </w:rPrChange>
        </w:rPr>
        <w:t>lighthouse</w:t>
      </w:r>
      <w:proofErr w:type="spellEnd"/>
      <w:r w:rsidR="003C165A" w:rsidRPr="003874F6">
        <w:rPr>
          <w:rFonts w:ascii="Arial" w:hAnsi="Arial"/>
          <w:snapToGrid w:val="0"/>
          <w:lang w:val="es-ES"/>
          <w:rPrChange w:id="69" w:author="Javier Moreno" w:date="2018-05-23T09:55:00Z">
            <w:rPr>
              <w:rFonts w:ascii="Arial" w:hAnsi="Arial"/>
              <w:snapToGrid w:val="0"/>
              <w:lang w:val="en-US"/>
            </w:rPr>
          </w:rPrChange>
        </w:rPr>
        <w:t xml:space="preserve"> Networks </w:t>
      </w:r>
      <w:proofErr w:type="spellStart"/>
      <w:r w:rsidR="003C165A" w:rsidRPr="003874F6">
        <w:rPr>
          <w:rFonts w:ascii="Arial" w:hAnsi="Arial"/>
          <w:snapToGrid w:val="0"/>
          <w:lang w:val="es-ES"/>
          <w:rPrChange w:id="70" w:author="Javier Moreno" w:date="2018-05-23T09:55:00Z">
            <w:rPr>
              <w:rFonts w:ascii="Arial" w:hAnsi="Arial"/>
              <w:snapToGrid w:val="0"/>
              <w:lang w:val="en-US"/>
            </w:rPr>
          </w:rPrChange>
        </w:rPr>
        <w:t>Solutions</w:t>
      </w:r>
      <w:proofErr w:type="spellEnd"/>
      <w:r w:rsidR="003C165A" w:rsidRPr="003874F6">
        <w:rPr>
          <w:rFonts w:ascii="Arial" w:hAnsi="Arial"/>
          <w:snapToGrid w:val="0"/>
          <w:lang w:val="es-ES"/>
          <w:rPrChange w:id="71" w:author="Javier Moreno" w:date="2018-05-23T09:55:00Z">
            <w:rPr>
              <w:rFonts w:ascii="Arial" w:hAnsi="Arial"/>
              <w:snapToGrid w:val="0"/>
              <w:lang w:val="en-US"/>
            </w:rPr>
          </w:rPrChange>
        </w:rPr>
        <w:t xml:space="preserve">, </w:t>
      </w:r>
      <w:r w:rsidR="003C165A" w:rsidRPr="003E4D0E">
        <w:rPr>
          <w:rFonts w:ascii="Arial" w:hAnsi="Arial"/>
          <w:snapToGrid w:val="0"/>
          <w:lang w:val="en-US"/>
        </w:rPr>
        <w:t>30203 Cartagena, Spain</w:t>
      </w:r>
    </w:p>
    <w:p w:rsidR="00C5752D" w:rsidRPr="003E4D0E" w:rsidRDefault="00C5752D">
      <w:pPr>
        <w:widowControl w:val="0"/>
        <w:spacing w:line="240" w:lineRule="atLeast"/>
        <w:outlineLvl w:val="0"/>
        <w:rPr>
          <w:rFonts w:ascii="Arial" w:hAnsi="Arial"/>
          <w:snapToGrid w:val="0"/>
          <w:lang w:val="es-ES"/>
        </w:rPr>
      </w:pPr>
      <w:r w:rsidRPr="003E4D0E">
        <w:rPr>
          <w:rFonts w:ascii="Arial" w:hAnsi="Arial"/>
          <w:snapToGrid w:val="0"/>
          <w:vertAlign w:val="superscript"/>
          <w:lang w:val="es-ES"/>
        </w:rPr>
        <w:t>(3)</w:t>
      </w:r>
      <w:r w:rsidRPr="003E4D0E">
        <w:rPr>
          <w:rFonts w:ascii="Arial" w:hAnsi="Arial"/>
          <w:snapToGrid w:val="0"/>
          <w:lang w:val="es-ES"/>
        </w:rPr>
        <w:t xml:space="preserve"> </w:t>
      </w:r>
      <w:proofErr w:type="spellStart"/>
      <w:r w:rsidR="00867B16" w:rsidRPr="003E4D0E">
        <w:rPr>
          <w:rFonts w:ascii="Arial" w:hAnsi="Arial"/>
          <w:snapToGrid w:val="0"/>
          <w:lang w:val="es-ES"/>
        </w:rPr>
        <w:t>Telefonica</w:t>
      </w:r>
      <w:proofErr w:type="spellEnd"/>
      <w:r w:rsidR="00867B16" w:rsidRPr="003E4D0E">
        <w:rPr>
          <w:rFonts w:ascii="Arial" w:hAnsi="Arial"/>
          <w:snapToGrid w:val="0"/>
          <w:lang w:val="es-ES"/>
        </w:rPr>
        <w:t xml:space="preserve"> GCTO, Ronda de la Comunicación, Madrid, </w:t>
      </w:r>
      <w:proofErr w:type="spellStart"/>
      <w:r w:rsidR="00867B16" w:rsidRPr="003E4D0E">
        <w:rPr>
          <w:rFonts w:ascii="Arial" w:hAnsi="Arial"/>
          <w:snapToGrid w:val="0"/>
          <w:lang w:val="es-ES"/>
        </w:rPr>
        <w:t>Spain</w:t>
      </w:r>
      <w:proofErr w:type="spellEnd"/>
    </w:p>
    <w:p w:rsidR="00C5752D" w:rsidRPr="003E4D0E" w:rsidRDefault="00C5752D" w:rsidP="001D100B">
      <w:pPr>
        <w:widowControl w:val="0"/>
        <w:spacing w:line="240" w:lineRule="atLeast"/>
        <w:outlineLvl w:val="0"/>
        <w:rPr>
          <w:rFonts w:ascii="Arial" w:hAnsi="Arial"/>
          <w:snapToGrid w:val="0"/>
          <w:lang w:val="es-ES"/>
        </w:rPr>
      </w:pPr>
    </w:p>
    <w:p w:rsidR="00E462AD" w:rsidRDefault="00C5752D" w:rsidP="006A4CFD">
      <w:pPr>
        <w:autoSpaceDE w:val="0"/>
        <w:autoSpaceDN w:val="0"/>
        <w:adjustRightInd w:val="0"/>
        <w:spacing w:before="200" w:after="240" w:line="240" w:lineRule="atLeast"/>
        <w:jc w:val="both"/>
        <w:rPr>
          <w:rFonts w:ascii="Arial" w:eastAsia="SimSun" w:hAnsi="Arial" w:cs="Arial"/>
          <w:i/>
          <w:iCs/>
          <w:lang w:val="en-US" w:eastAsia="zh-CN"/>
        </w:rPr>
      </w:pPr>
      <w:r w:rsidRPr="003E4D0E">
        <w:rPr>
          <w:rFonts w:ascii="Arial" w:hAnsi="Arial"/>
          <w:b/>
          <w:snapToGrid w:val="0"/>
          <w:lang w:val="en-US"/>
        </w:rPr>
        <w:t>Abstract</w:t>
      </w:r>
      <w:r w:rsidRPr="003E4D0E">
        <w:rPr>
          <w:rFonts w:ascii="Arial" w:hAnsi="Arial"/>
          <w:snapToGrid w:val="0"/>
          <w:lang w:val="en-US"/>
        </w:rPr>
        <w:t xml:space="preserve"> </w:t>
      </w:r>
      <w:r w:rsidR="007E486E">
        <w:rPr>
          <w:rFonts w:ascii="Arial" w:eastAsia="SimSun" w:hAnsi="Arial" w:cs="Arial"/>
          <w:i/>
          <w:iCs/>
          <w:lang w:val="en-US" w:eastAsia="zh-CN"/>
        </w:rPr>
        <w:t xml:space="preserve">This demonstration showcases </w:t>
      </w:r>
      <w:r w:rsidR="00763A56" w:rsidRPr="007E486E">
        <w:rPr>
          <w:rFonts w:ascii="Arial" w:eastAsia="SimSun" w:hAnsi="Arial" w:cs="Arial"/>
          <w:i/>
          <w:iCs/>
          <w:lang w:val="en-US" w:eastAsia="zh-CN"/>
        </w:rPr>
        <w:t>the open-source Net2Plan tool</w:t>
      </w:r>
      <w:r w:rsidR="00763A56">
        <w:rPr>
          <w:rFonts w:ascii="Arial" w:eastAsia="SimSun" w:hAnsi="Arial" w:cs="Arial"/>
          <w:i/>
          <w:iCs/>
          <w:lang w:val="en-US" w:eastAsia="zh-CN"/>
        </w:rPr>
        <w:t xml:space="preserve"> optimally </w:t>
      </w:r>
      <w:r w:rsidR="00557DB4">
        <w:rPr>
          <w:rFonts w:ascii="Arial" w:eastAsia="SimSun" w:hAnsi="Arial" w:cs="Arial"/>
          <w:i/>
          <w:iCs/>
          <w:lang w:val="en-US" w:eastAsia="zh-CN"/>
        </w:rPr>
        <w:t>computing</w:t>
      </w:r>
      <w:r w:rsidR="00763A56">
        <w:rPr>
          <w:rFonts w:ascii="Arial" w:eastAsia="SimSun" w:hAnsi="Arial" w:cs="Arial"/>
          <w:i/>
          <w:iCs/>
          <w:lang w:val="en-US" w:eastAsia="zh-CN"/>
        </w:rPr>
        <w:t xml:space="preserve"> </w:t>
      </w:r>
      <w:r w:rsidR="00557DB4">
        <w:rPr>
          <w:rFonts w:ascii="Arial" w:eastAsia="SimSun" w:hAnsi="Arial" w:cs="Arial"/>
          <w:i/>
          <w:iCs/>
          <w:lang w:val="en-US" w:eastAsia="zh-CN"/>
        </w:rPr>
        <w:t>and provisioning</w:t>
      </w:r>
      <w:r w:rsidR="00763A56">
        <w:rPr>
          <w:rFonts w:ascii="Arial" w:eastAsia="SimSun" w:hAnsi="Arial" w:cs="Arial"/>
          <w:i/>
          <w:iCs/>
          <w:lang w:val="en-US" w:eastAsia="zh-CN"/>
        </w:rPr>
        <w:t xml:space="preserve"> Service Chain requests with latency considerations </w:t>
      </w:r>
      <w:r w:rsidR="004C6E70">
        <w:rPr>
          <w:rFonts w:ascii="Arial" w:eastAsia="SimSun" w:hAnsi="Arial" w:cs="Arial"/>
          <w:i/>
          <w:iCs/>
          <w:lang w:val="en-US" w:eastAsia="zh-CN"/>
        </w:rPr>
        <w:t xml:space="preserve">by interfacing </w:t>
      </w:r>
      <w:r w:rsidR="00557DB4">
        <w:rPr>
          <w:rFonts w:ascii="Arial" w:eastAsia="SimSun" w:hAnsi="Arial" w:cs="Arial"/>
          <w:i/>
          <w:iCs/>
          <w:lang w:val="en-US" w:eastAsia="zh-CN"/>
        </w:rPr>
        <w:t xml:space="preserve">to an ONOS-controlled metro network and an </w:t>
      </w:r>
      <w:r w:rsidR="00557DB4" w:rsidRPr="007E486E">
        <w:rPr>
          <w:rFonts w:ascii="Arial" w:eastAsia="SimSun" w:hAnsi="Arial" w:cs="Arial"/>
          <w:i/>
          <w:iCs/>
          <w:lang w:val="en-US" w:eastAsia="zh-CN"/>
        </w:rPr>
        <w:t>ETSI-OSM</w:t>
      </w:r>
      <w:r w:rsidR="00557DB4">
        <w:rPr>
          <w:rFonts w:ascii="Arial" w:eastAsia="SimSun" w:hAnsi="Arial" w:cs="Arial"/>
          <w:i/>
          <w:iCs/>
          <w:lang w:val="en-US" w:eastAsia="zh-CN"/>
        </w:rPr>
        <w:t xml:space="preserve"> instance orchestrating a set of OpenStack VIMs</w:t>
      </w:r>
      <w:r w:rsidR="00E462AD">
        <w:rPr>
          <w:rFonts w:ascii="Arial" w:eastAsia="SimSun" w:hAnsi="Arial" w:cs="Arial"/>
          <w:i/>
          <w:iCs/>
          <w:lang w:val="en-US" w:eastAsia="zh-CN"/>
        </w:rPr>
        <w:t>.</w:t>
      </w:r>
    </w:p>
    <w:p w:rsidR="00C5752D" w:rsidRPr="003E4D0E" w:rsidRDefault="00C5752D" w:rsidP="006A4CFD">
      <w:pPr>
        <w:autoSpaceDE w:val="0"/>
        <w:autoSpaceDN w:val="0"/>
        <w:adjustRightInd w:val="0"/>
        <w:spacing w:before="200" w:after="240" w:line="240" w:lineRule="atLeast"/>
        <w:jc w:val="both"/>
        <w:rPr>
          <w:rFonts w:ascii="Arial" w:eastAsia="SimSun" w:hAnsi="Arial" w:cs="Arial"/>
          <w:lang w:val="en-US" w:eastAsia="zh-CN"/>
        </w:rPr>
      </w:pPr>
    </w:p>
    <w:p w:rsidR="00C5752D" w:rsidRPr="003E4D0E" w:rsidRDefault="00C5752D">
      <w:pPr>
        <w:widowControl w:val="0"/>
        <w:spacing w:line="240" w:lineRule="atLeast"/>
        <w:jc w:val="both"/>
        <w:rPr>
          <w:rFonts w:ascii="Arial" w:hAnsi="Arial"/>
          <w:b/>
          <w:snapToGrid w:val="0"/>
          <w:lang w:val="en-US"/>
        </w:rPr>
        <w:sectPr w:rsidR="00C5752D" w:rsidRPr="003E4D0E">
          <w:pgSz w:w="11907" w:h="16840" w:code="9"/>
          <w:pgMar w:top="1418" w:right="1418" w:bottom="1418" w:left="1418" w:header="708" w:footer="708" w:gutter="0"/>
          <w:cols w:space="708"/>
          <w:noEndnote/>
        </w:sectPr>
      </w:pPr>
    </w:p>
    <w:p w:rsidR="00C5752D" w:rsidRPr="003E4D0E" w:rsidRDefault="00C5752D" w:rsidP="003E4D0E">
      <w:pPr>
        <w:widowControl w:val="0"/>
        <w:numPr>
          <w:ilvl w:val="0"/>
          <w:numId w:val="34"/>
        </w:numPr>
        <w:spacing w:line="240" w:lineRule="atLeast"/>
        <w:ind w:left="426" w:hanging="426"/>
        <w:jc w:val="both"/>
        <w:outlineLvl w:val="0"/>
        <w:rPr>
          <w:rFonts w:ascii="Arial" w:hAnsi="Arial"/>
          <w:snapToGrid w:val="0"/>
          <w:lang w:val="en-US"/>
        </w:rPr>
      </w:pPr>
      <w:r w:rsidRPr="003E4D0E">
        <w:rPr>
          <w:rFonts w:ascii="Arial" w:hAnsi="Arial"/>
          <w:b/>
          <w:snapToGrid w:val="0"/>
          <w:lang w:val="en-US"/>
        </w:rPr>
        <w:t>Introduction</w:t>
      </w:r>
    </w:p>
    <w:p w:rsidR="00277038" w:rsidRPr="003E4D0E" w:rsidRDefault="00025A28">
      <w:pPr>
        <w:widowControl w:val="0"/>
        <w:spacing w:before="120" w:line="240" w:lineRule="atLeast"/>
        <w:jc w:val="both"/>
        <w:outlineLvl w:val="0"/>
        <w:rPr>
          <w:rFonts w:ascii="Arial" w:hAnsi="Arial"/>
          <w:snapToGrid w:val="0"/>
          <w:lang w:val="en-US"/>
        </w:rPr>
      </w:pPr>
      <w:r w:rsidRPr="003E4D0E">
        <w:rPr>
          <w:rFonts w:ascii="Arial" w:hAnsi="Arial"/>
          <w:snapToGrid w:val="0"/>
          <w:lang w:val="en-US"/>
        </w:rPr>
        <w:t>The dramatic forecasted growth of the IP traffic</w:t>
      </w:r>
      <w:r w:rsidR="0028590B" w:rsidRPr="003E4D0E">
        <w:rPr>
          <w:rFonts w:ascii="Arial" w:hAnsi="Arial"/>
          <w:snapToGrid w:val="0"/>
          <w:lang w:val="en-US"/>
        </w:rPr>
        <w:t xml:space="preserve"> and the incoming 5G era </w:t>
      </w:r>
      <w:r w:rsidR="00E90FD2">
        <w:rPr>
          <w:rFonts w:ascii="Arial" w:hAnsi="Arial"/>
          <w:snapToGrid w:val="0"/>
          <w:lang w:val="en-US"/>
        </w:rPr>
        <w:t xml:space="preserve">endangers traditional approaches of </w:t>
      </w:r>
      <w:r w:rsidR="0028590B" w:rsidRPr="003E4D0E">
        <w:rPr>
          <w:rFonts w:ascii="Arial" w:hAnsi="Arial"/>
          <w:snapToGrid w:val="0"/>
          <w:lang w:val="en-US"/>
        </w:rPr>
        <w:t xml:space="preserve">network </w:t>
      </w:r>
      <w:r w:rsidR="00E90FD2">
        <w:rPr>
          <w:rFonts w:ascii="Arial" w:hAnsi="Arial"/>
          <w:snapToGrid w:val="0"/>
          <w:lang w:val="en-US"/>
        </w:rPr>
        <w:t>control and management</w:t>
      </w:r>
      <w:r w:rsidR="00B33922">
        <w:rPr>
          <w:rFonts w:ascii="Arial" w:hAnsi="Arial"/>
          <w:snapToGrid w:val="0"/>
          <w:lang w:val="en-US"/>
        </w:rPr>
        <w:t xml:space="preserve"> </w:t>
      </w:r>
      <w:r w:rsidR="003B656C">
        <w:rPr>
          <w:rFonts w:ascii="Arial" w:hAnsi="Arial"/>
          <w:snapToGrid w:val="0"/>
          <w:lang w:val="en-US"/>
        </w:rPr>
        <w:t xml:space="preserve">Indeed, </w:t>
      </w:r>
      <w:r w:rsidR="0028590B" w:rsidRPr="003E4D0E">
        <w:rPr>
          <w:rFonts w:ascii="Arial" w:hAnsi="Arial"/>
          <w:snapToGrid w:val="0"/>
          <w:lang w:val="en-US"/>
        </w:rPr>
        <w:t xml:space="preserve">Cisco predictions announce an annual increasing of 27% in the IP traffic mainly due to the popularity of the high-bandwidth video content </w:t>
      </w:r>
      <w:r w:rsidR="006631E8">
        <w:rPr>
          <w:rFonts w:ascii="Arial" w:hAnsi="Arial"/>
          <w:snapToGrid w:val="0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_Ref514065384 \r \h </w:instrText>
      </w:r>
      <w:r w:rsidR="006631E8">
        <w:rPr>
          <w:rFonts w:ascii="Arial" w:hAnsi="Arial"/>
          <w:snapToGrid w:val="0"/>
          <w:lang w:val="en-US"/>
        </w:rPr>
      </w:r>
      <w:r w:rsidR="006631E8">
        <w:rPr>
          <w:rFonts w:ascii="Arial" w:hAnsi="Arial"/>
          <w:snapToGrid w:val="0"/>
          <w:lang w:val="en-US"/>
        </w:rPr>
        <w:fldChar w:fldCharType="separate"/>
      </w:r>
      <w:r w:rsidR="006631E8">
        <w:rPr>
          <w:rFonts w:ascii="Arial" w:hAnsi="Arial"/>
          <w:snapToGrid w:val="0"/>
          <w:lang w:val="en-US"/>
        </w:rPr>
        <w:t>[1]</w:t>
      </w:r>
      <w:r w:rsidR="006631E8">
        <w:rPr>
          <w:rFonts w:ascii="Arial" w:hAnsi="Arial"/>
          <w:snapToGrid w:val="0"/>
          <w:lang w:val="en-US"/>
        </w:rPr>
        <w:fldChar w:fldCharType="end"/>
      </w:r>
      <w:r w:rsidR="004F4F16">
        <w:rPr>
          <w:rFonts w:ascii="Arial" w:hAnsi="Arial"/>
          <w:snapToGrid w:val="0"/>
          <w:lang w:val="en-US"/>
        </w:rPr>
        <w:t>, and</w:t>
      </w:r>
      <w:r w:rsidR="00B67621" w:rsidRPr="006B68A3">
        <w:rPr>
          <w:rFonts w:ascii="Arial" w:hAnsi="Arial"/>
          <w:snapToGrid w:val="0"/>
          <w:lang w:val="en-US"/>
        </w:rPr>
        <w:t xml:space="preserve"> </w:t>
      </w:r>
      <w:r w:rsidR="0028590B" w:rsidRPr="003E4D0E">
        <w:rPr>
          <w:rFonts w:ascii="Arial" w:hAnsi="Arial"/>
          <w:snapToGrid w:val="0"/>
          <w:lang w:val="en-US"/>
        </w:rPr>
        <w:t>metro</w:t>
      </w:r>
      <w:r w:rsidR="006D04D7" w:rsidRPr="003E4D0E">
        <w:rPr>
          <w:rFonts w:ascii="Arial" w:hAnsi="Arial"/>
          <w:snapToGrid w:val="0"/>
          <w:lang w:val="en-US"/>
        </w:rPr>
        <w:t xml:space="preserve"> network</w:t>
      </w:r>
      <w:r w:rsidR="0028590B" w:rsidRPr="003E4D0E">
        <w:rPr>
          <w:rFonts w:ascii="Arial" w:hAnsi="Arial"/>
          <w:snapToGrid w:val="0"/>
          <w:lang w:val="en-US"/>
        </w:rPr>
        <w:t xml:space="preserve"> traffic</w:t>
      </w:r>
      <w:r w:rsidR="009F43C8" w:rsidRPr="003E4D0E">
        <w:rPr>
          <w:rFonts w:ascii="Arial" w:hAnsi="Arial"/>
          <w:snapToGrid w:val="0"/>
          <w:lang w:val="en-US"/>
        </w:rPr>
        <w:t xml:space="preserve"> increase</w:t>
      </w:r>
      <w:r w:rsidR="00B67621">
        <w:rPr>
          <w:rFonts w:ascii="Arial" w:hAnsi="Arial"/>
          <w:snapToGrid w:val="0"/>
          <w:lang w:val="en-US"/>
        </w:rPr>
        <w:t>d</w:t>
      </w:r>
      <w:r w:rsidR="0028590B" w:rsidRPr="003E4D0E">
        <w:rPr>
          <w:rFonts w:ascii="Arial" w:hAnsi="Arial"/>
          <w:snapToGrid w:val="0"/>
          <w:lang w:val="en-US"/>
        </w:rPr>
        <w:t xml:space="preserve"> </w:t>
      </w:r>
      <w:r w:rsidR="009F43C8" w:rsidRPr="003E4D0E">
        <w:rPr>
          <w:rFonts w:ascii="Arial" w:hAnsi="Arial"/>
          <w:snapToGrid w:val="0"/>
          <w:lang w:val="en-US"/>
        </w:rPr>
        <w:t>twofold</w:t>
      </w:r>
      <w:r w:rsidR="006D04D7" w:rsidRPr="003E4D0E">
        <w:rPr>
          <w:rFonts w:ascii="Arial" w:hAnsi="Arial"/>
          <w:snapToGrid w:val="0"/>
          <w:lang w:val="en-US"/>
        </w:rPr>
        <w:t xml:space="preserve"> </w:t>
      </w:r>
      <w:r w:rsidR="00E912B9">
        <w:rPr>
          <w:rFonts w:ascii="Arial" w:hAnsi="Arial"/>
          <w:snapToGrid w:val="0"/>
          <w:lang w:val="en-US"/>
        </w:rPr>
        <w:t>in comparison with</w:t>
      </w:r>
      <w:r w:rsidR="00B67621">
        <w:rPr>
          <w:rFonts w:ascii="Arial" w:hAnsi="Arial"/>
          <w:snapToGrid w:val="0"/>
          <w:lang w:val="en-US"/>
        </w:rPr>
        <w:t xml:space="preserve"> backbone traffic in 2017 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_Ref514065389 \r \h </w:instrText>
      </w:r>
      <w:r w:rsidR="006631E8">
        <w:rPr>
          <w:rFonts w:ascii="Arial" w:hAnsi="Arial"/>
          <w:snapToGrid w:val="0"/>
          <w:highlight w:val="yellow"/>
          <w:lang w:val="en-US"/>
        </w:rPr>
      </w:r>
      <w:r w:rsidR="006631E8">
        <w:rPr>
          <w:rFonts w:ascii="Arial" w:hAnsi="Arial"/>
          <w:snapToGrid w:val="0"/>
          <w:highlight w:val="yellow"/>
          <w:lang w:val="en-US"/>
        </w:rPr>
        <w:fldChar w:fldCharType="separate"/>
      </w:r>
      <w:r w:rsidR="006631E8">
        <w:rPr>
          <w:rFonts w:ascii="Arial" w:hAnsi="Arial"/>
          <w:snapToGrid w:val="0"/>
          <w:lang w:val="en-US"/>
        </w:rPr>
        <w:t>[2]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end"/>
      </w:r>
      <w:r w:rsidR="0028590B" w:rsidRPr="003E4D0E">
        <w:rPr>
          <w:rFonts w:ascii="Arial" w:hAnsi="Arial"/>
          <w:snapToGrid w:val="0"/>
          <w:lang w:val="en-US"/>
        </w:rPr>
        <w:t>.</w:t>
      </w:r>
      <w:r w:rsidR="009F43C8" w:rsidRPr="003E4D0E">
        <w:rPr>
          <w:rFonts w:ascii="Arial" w:hAnsi="Arial"/>
          <w:snapToGrid w:val="0"/>
          <w:lang w:val="en-US"/>
        </w:rPr>
        <w:t xml:space="preserve"> </w:t>
      </w:r>
      <w:r w:rsidR="004F4F16">
        <w:rPr>
          <w:rFonts w:ascii="Arial" w:hAnsi="Arial"/>
          <w:snapToGrid w:val="0"/>
          <w:lang w:val="en-US"/>
        </w:rPr>
        <w:t>Additionally</w:t>
      </w:r>
      <w:r w:rsidR="00691BA7" w:rsidRPr="003E4D0E">
        <w:rPr>
          <w:rFonts w:ascii="Arial" w:hAnsi="Arial"/>
          <w:snapToGrid w:val="0"/>
          <w:lang w:val="en-US"/>
        </w:rPr>
        <w:t>,</w:t>
      </w:r>
      <w:r w:rsidR="009F43C8" w:rsidRPr="003E4D0E">
        <w:rPr>
          <w:rFonts w:ascii="Arial" w:hAnsi="Arial"/>
          <w:snapToGrid w:val="0"/>
          <w:lang w:val="en-US"/>
        </w:rPr>
        <w:t xml:space="preserve"> </w:t>
      </w:r>
      <w:r w:rsidR="004F4F16" w:rsidRPr="003E4D0E">
        <w:rPr>
          <w:rFonts w:ascii="Arial" w:hAnsi="Arial"/>
          <w:snapToGrid w:val="0"/>
          <w:lang w:val="en-US"/>
        </w:rPr>
        <w:t>key performance indicators</w:t>
      </w:r>
      <w:r w:rsidR="004F4F16">
        <w:rPr>
          <w:rFonts w:ascii="Arial" w:hAnsi="Arial"/>
          <w:snapToGrid w:val="0"/>
          <w:lang w:val="en-US"/>
        </w:rPr>
        <w:t xml:space="preserve"> for </w:t>
      </w:r>
      <w:r w:rsidR="009F43C8" w:rsidRPr="003E4D0E">
        <w:rPr>
          <w:rFonts w:ascii="Arial" w:hAnsi="Arial"/>
          <w:snapToGrid w:val="0"/>
          <w:lang w:val="en-US"/>
        </w:rPr>
        <w:t xml:space="preserve">5G </w:t>
      </w:r>
      <w:r w:rsidR="004F4F16">
        <w:rPr>
          <w:rFonts w:ascii="Arial" w:hAnsi="Arial"/>
          <w:snapToGrid w:val="0"/>
          <w:lang w:val="en-US"/>
        </w:rPr>
        <w:t>networks enforce, among other needs,</w:t>
      </w:r>
      <w:r w:rsidR="005137CA">
        <w:rPr>
          <w:rFonts w:ascii="Arial" w:hAnsi="Arial"/>
          <w:snapToGrid w:val="0"/>
          <w:lang w:val="en-US"/>
        </w:rPr>
        <w:t xml:space="preserve"> </w:t>
      </w:r>
      <w:r w:rsidR="009F43C8" w:rsidRPr="003E4D0E">
        <w:rPr>
          <w:rFonts w:ascii="Arial" w:hAnsi="Arial"/>
          <w:snapToGrid w:val="0"/>
          <w:lang w:val="en-US"/>
        </w:rPr>
        <w:t>(</w:t>
      </w:r>
      <w:proofErr w:type="spellStart"/>
      <w:r w:rsidR="005137CA">
        <w:rPr>
          <w:rFonts w:ascii="Arial" w:hAnsi="Arial"/>
          <w:snapToGrid w:val="0"/>
          <w:lang w:val="en-US"/>
        </w:rPr>
        <w:t>i</w:t>
      </w:r>
      <w:proofErr w:type="spellEnd"/>
      <w:r w:rsidR="005137CA">
        <w:rPr>
          <w:rFonts w:ascii="Arial" w:hAnsi="Arial"/>
          <w:snapToGrid w:val="0"/>
          <w:lang w:val="en-US"/>
        </w:rPr>
        <w:t xml:space="preserve">) a </w:t>
      </w:r>
      <w:r w:rsidR="009F43C8" w:rsidRPr="003E4D0E">
        <w:rPr>
          <w:rFonts w:ascii="Arial" w:hAnsi="Arial"/>
          <w:snapToGrid w:val="0"/>
          <w:lang w:val="en-US"/>
        </w:rPr>
        <w:t xml:space="preserve">scalable management framework </w:t>
      </w:r>
      <w:r w:rsidR="00DA2DD8" w:rsidRPr="003E4D0E">
        <w:rPr>
          <w:rFonts w:ascii="Arial" w:hAnsi="Arial"/>
          <w:snapToGrid w:val="0"/>
          <w:lang w:val="en-US"/>
        </w:rPr>
        <w:t>permitting</w:t>
      </w:r>
      <w:r w:rsidR="009F43C8" w:rsidRPr="003E4D0E">
        <w:rPr>
          <w:rFonts w:ascii="Arial" w:hAnsi="Arial"/>
          <w:snapToGrid w:val="0"/>
          <w:lang w:val="en-US"/>
        </w:rPr>
        <w:t xml:space="preserve"> </w:t>
      </w:r>
      <w:r w:rsidR="00F234C5" w:rsidRPr="003E4D0E">
        <w:rPr>
          <w:rFonts w:ascii="Arial" w:hAnsi="Arial"/>
          <w:snapToGrid w:val="0"/>
          <w:lang w:val="en-US"/>
        </w:rPr>
        <w:t>agile</w:t>
      </w:r>
      <w:r w:rsidR="009F43C8" w:rsidRPr="003E4D0E">
        <w:rPr>
          <w:rFonts w:ascii="Arial" w:hAnsi="Arial"/>
          <w:snapToGrid w:val="0"/>
          <w:lang w:val="en-US"/>
        </w:rPr>
        <w:t xml:space="preserve"> deployment of applications, (ii) </w:t>
      </w:r>
      <w:r w:rsidR="005137CA">
        <w:rPr>
          <w:rFonts w:ascii="Arial" w:hAnsi="Arial"/>
          <w:snapToGrid w:val="0"/>
          <w:lang w:val="en-US"/>
        </w:rPr>
        <w:t xml:space="preserve">a </w:t>
      </w:r>
      <w:r w:rsidR="009F43C8" w:rsidRPr="003E4D0E">
        <w:rPr>
          <w:rFonts w:ascii="Arial" w:hAnsi="Arial"/>
          <w:snapToGrid w:val="0"/>
          <w:lang w:val="en-US"/>
        </w:rPr>
        <w:t>reduction of the network management OPEX by at least 20% and (iii) the accomplish</w:t>
      </w:r>
      <w:r w:rsidR="000B064E" w:rsidRPr="003E4D0E">
        <w:rPr>
          <w:rFonts w:ascii="Arial" w:hAnsi="Arial"/>
          <w:snapToGrid w:val="0"/>
          <w:lang w:val="en-US"/>
        </w:rPr>
        <w:t>ment</w:t>
      </w:r>
      <w:r w:rsidR="009F43C8" w:rsidRPr="003E4D0E">
        <w:rPr>
          <w:rFonts w:ascii="Arial" w:hAnsi="Arial"/>
          <w:snapToGrid w:val="0"/>
          <w:lang w:val="en-US"/>
        </w:rPr>
        <w:t xml:space="preserve"> of the End-to-End latency </w:t>
      </w:r>
      <w:r w:rsidR="00937B28" w:rsidRPr="003E4D0E">
        <w:rPr>
          <w:rFonts w:ascii="Arial" w:hAnsi="Arial"/>
          <w:snapToGrid w:val="0"/>
          <w:lang w:val="en-US"/>
        </w:rPr>
        <w:t>less than</w:t>
      </w:r>
      <w:r w:rsidR="00691BA7" w:rsidRPr="003E4D0E">
        <w:rPr>
          <w:rFonts w:ascii="Arial" w:hAnsi="Arial"/>
          <w:snapToGrid w:val="0"/>
          <w:lang w:val="en-US"/>
        </w:rPr>
        <w:t xml:space="preserve"> 1 </w:t>
      </w:r>
      <w:proofErr w:type="spellStart"/>
      <w:r w:rsidR="00691BA7" w:rsidRPr="003E4D0E">
        <w:rPr>
          <w:rFonts w:ascii="Arial" w:hAnsi="Arial"/>
          <w:snapToGrid w:val="0"/>
          <w:lang w:val="en-US"/>
        </w:rPr>
        <w:t>ms</w:t>
      </w:r>
      <w:proofErr w:type="spellEnd"/>
      <w:r w:rsidR="004C6E70">
        <w:rPr>
          <w:rFonts w:ascii="Arial" w:hAnsi="Arial"/>
          <w:snapToGrid w:val="0"/>
          <w:lang w:val="en-US"/>
        </w:rPr>
        <w:t xml:space="preserve"> for some of the traffic types</w:t>
      </w:r>
      <w:r w:rsidR="00691BA7" w:rsidRPr="003E4D0E">
        <w:rPr>
          <w:rFonts w:ascii="Arial" w:hAnsi="Arial"/>
          <w:snapToGrid w:val="0"/>
          <w:lang w:val="en-US"/>
        </w:rPr>
        <w:t>. This picture</w:t>
      </w:r>
      <w:r w:rsidR="009F43C8" w:rsidRPr="003E4D0E">
        <w:rPr>
          <w:rFonts w:ascii="Arial" w:hAnsi="Arial"/>
          <w:snapToGrid w:val="0"/>
          <w:lang w:val="en-US"/>
        </w:rPr>
        <w:t xml:space="preserve"> </w:t>
      </w:r>
      <w:r w:rsidR="004C6E70">
        <w:rPr>
          <w:rFonts w:ascii="Arial" w:hAnsi="Arial"/>
          <w:snapToGrid w:val="0"/>
          <w:lang w:val="en-US"/>
        </w:rPr>
        <w:t xml:space="preserve">critically challenges </w:t>
      </w:r>
      <w:r w:rsidR="000B064E" w:rsidRPr="003E4D0E">
        <w:rPr>
          <w:rFonts w:ascii="Arial" w:hAnsi="Arial"/>
          <w:snapToGrid w:val="0"/>
          <w:lang w:val="en-US"/>
        </w:rPr>
        <w:t xml:space="preserve">optical networking </w:t>
      </w:r>
      <w:r w:rsidR="004C6E70">
        <w:rPr>
          <w:rFonts w:ascii="Arial" w:hAnsi="Arial"/>
          <w:snapToGrid w:val="0"/>
          <w:lang w:val="en-US"/>
        </w:rPr>
        <w:t>in the metro</w:t>
      </w:r>
      <w:r w:rsidR="000B064E" w:rsidRPr="003E4D0E">
        <w:rPr>
          <w:rFonts w:ascii="Arial" w:hAnsi="Arial"/>
          <w:snapToGrid w:val="0"/>
          <w:lang w:val="en-US"/>
        </w:rPr>
        <w:t>.</w:t>
      </w:r>
    </w:p>
    <w:p w:rsidR="004D7A22" w:rsidRPr="003E4D0E" w:rsidRDefault="00277038">
      <w:pPr>
        <w:widowControl w:val="0"/>
        <w:spacing w:before="120" w:line="240" w:lineRule="atLeast"/>
        <w:jc w:val="both"/>
        <w:outlineLvl w:val="0"/>
        <w:rPr>
          <w:rFonts w:ascii="Arial" w:hAnsi="Arial"/>
          <w:snapToGrid w:val="0"/>
          <w:lang w:val="en-US"/>
        </w:rPr>
      </w:pPr>
      <w:r w:rsidRPr="003E4D0E">
        <w:rPr>
          <w:rFonts w:ascii="Arial" w:hAnsi="Arial"/>
          <w:snapToGrid w:val="0"/>
          <w:lang w:val="en-US"/>
        </w:rPr>
        <w:t xml:space="preserve">Software-defined networking (SDN) and network function virtualization (NFV) </w:t>
      </w:r>
      <w:r w:rsidR="004F4F16">
        <w:rPr>
          <w:rFonts w:ascii="Arial" w:hAnsi="Arial"/>
          <w:snapToGrid w:val="0"/>
          <w:lang w:val="en-US"/>
        </w:rPr>
        <w:t xml:space="preserve">are key technologies for </w:t>
      </w:r>
      <w:r w:rsidRPr="003E4D0E">
        <w:rPr>
          <w:rFonts w:ascii="Arial" w:hAnsi="Arial"/>
          <w:snapToGrid w:val="0"/>
          <w:lang w:val="en-US"/>
        </w:rPr>
        <w:t xml:space="preserve">the aforementioned </w:t>
      </w:r>
      <w:r w:rsidR="004F4F16">
        <w:rPr>
          <w:rFonts w:ascii="Arial" w:hAnsi="Arial"/>
          <w:snapToGrid w:val="0"/>
          <w:lang w:val="en-US"/>
        </w:rPr>
        <w:t xml:space="preserve">challenging </w:t>
      </w:r>
      <w:r w:rsidRPr="003E4D0E">
        <w:rPr>
          <w:rFonts w:ascii="Arial" w:hAnsi="Arial"/>
          <w:snapToGrid w:val="0"/>
          <w:lang w:val="en-US"/>
        </w:rPr>
        <w:t>scenario.</w:t>
      </w:r>
      <w:r w:rsidR="0021647C" w:rsidRPr="003E4D0E">
        <w:rPr>
          <w:rFonts w:ascii="Arial" w:hAnsi="Arial"/>
          <w:snapToGrid w:val="0"/>
          <w:lang w:val="en-US"/>
        </w:rPr>
        <w:t xml:space="preserve"> </w:t>
      </w:r>
      <w:r w:rsidR="00E63CF8" w:rsidRPr="003E4D0E">
        <w:rPr>
          <w:rFonts w:ascii="Arial" w:hAnsi="Arial"/>
          <w:snapToGrid w:val="0"/>
          <w:lang w:val="en-US"/>
        </w:rPr>
        <w:t xml:space="preserve">SDN </w:t>
      </w:r>
      <w:r w:rsidR="005F6E2D">
        <w:rPr>
          <w:rFonts w:ascii="Arial" w:hAnsi="Arial"/>
          <w:snapToGrid w:val="0"/>
          <w:lang w:val="en-US"/>
        </w:rPr>
        <w:t>enables</w:t>
      </w:r>
      <w:r w:rsidR="005F6E2D" w:rsidRPr="003E4D0E">
        <w:rPr>
          <w:rFonts w:ascii="Arial" w:hAnsi="Arial"/>
          <w:snapToGrid w:val="0"/>
          <w:lang w:val="en-US"/>
        </w:rPr>
        <w:t xml:space="preserve"> </w:t>
      </w:r>
      <w:r w:rsidR="00E63CF8" w:rsidRPr="003E4D0E">
        <w:rPr>
          <w:rFonts w:ascii="Arial" w:hAnsi="Arial"/>
          <w:snapToGrid w:val="0"/>
          <w:lang w:val="en-US"/>
        </w:rPr>
        <w:t>fully</w:t>
      </w:r>
      <w:r w:rsidR="00EE28C7" w:rsidRPr="003E4D0E">
        <w:rPr>
          <w:rFonts w:ascii="Arial" w:hAnsi="Arial"/>
          <w:snapToGrid w:val="0"/>
          <w:lang w:val="en-US"/>
        </w:rPr>
        <w:t>-programmable</w:t>
      </w:r>
      <w:r w:rsidR="00E63CF8" w:rsidRPr="003E4D0E">
        <w:rPr>
          <w:rFonts w:ascii="Arial" w:hAnsi="Arial"/>
          <w:snapToGrid w:val="0"/>
          <w:lang w:val="en-US"/>
        </w:rPr>
        <w:t xml:space="preserve"> network management </w:t>
      </w:r>
      <w:r w:rsidR="005F6E2D">
        <w:rPr>
          <w:rFonts w:ascii="Arial" w:hAnsi="Arial"/>
          <w:snapToGrid w:val="0"/>
          <w:lang w:val="en-US"/>
        </w:rPr>
        <w:t>de</w:t>
      </w:r>
      <w:r w:rsidR="00E63CF8" w:rsidRPr="003E4D0E">
        <w:rPr>
          <w:rFonts w:ascii="Arial" w:hAnsi="Arial"/>
          <w:snapToGrid w:val="0"/>
          <w:lang w:val="en-US"/>
        </w:rPr>
        <w:t xml:space="preserve">coupling </w:t>
      </w:r>
      <w:r w:rsidR="005F6E2D">
        <w:rPr>
          <w:rFonts w:ascii="Arial" w:hAnsi="Arial"/>
          <w:snapToGrid w:val="0"/>
          <w:lang w:val="en-US"/>
        </w:rPr>
        <w:t>forwarding actions from control decisions</w:t>
      </w:r>
      <w:r w:rsidR="00E63CF8" w:rsidRPr="003E4D0E">
        <w:rPr>
          <w:rFonts w:ascii="Arial" w:hAnsi="Arial"/>
          <w:snapToGrid w:val="0"/>
          <w:lang w:val="en-US"/>
        </w:rPr>
        <w:t xml:space="preserve"> whilst NFV </w:t>
      </w:r>
      <w:r w:rsidR="005F6E2D">
        <w:rPr>
          <w:rFonts w:ascii="Arial" w:hAnsi="Arial"/>
          <w:snapToGrid w:val="0"/>
          <w:lang w:val="en-US"/>
        </w:rPr>
        <w:t xml:space="preserve">provides flexible placement of network functions relying on </w:t>
      </w:r>
      <w:r w:rsidR="005F6E2D" w:rsidRPr="005F6E2D">
        <w:rPr>
          <w:rFonts w:ascii="Arial" w:hAnsi="Arial"/>
          <w:snapToGrid w:val="0"/>
          <w:lang w:val="en-US"/>
        </w:rPr>
        <w:t>commodity hardware appliances</w:t>
      </w:r>
      <w:r w:rsidR="00E63CF8" w:rsidRPr="003E4D0E">
        <w:rPr>
          <w:rFonts w:ascii="Arial" w:hAnsi="Arial"/>
          <w:snapToGrid w:val="0"/>
          <w:lang w:val="en-US"/>
        </w:rPr>
        <w:t xml:space="preserve">. </w:t>
      </w:r>
      <w:r w:rsidR="005F6E2D">
        <w:rPr>
          <w:rFonts w:ascii="Arial" w:hAnsi="Arial"/>
          <w:snapToGrid w:val="0"/>
          <w:lang w:val="en-US"/>
        </w:rPr>
        <w:t>SDN and NFV are complementary tools t</w:t>
      </w:r>
      <w:r w:rsidR="007D6904" w:rsidRPr="003E4D0E">
        <w:rPr>
          <w:rFonts w:ascii="Arial" w:hAnsi="Arial"/>
          <w:snapToGrid w:val="0"/>
          <w:lang w:val="en-US"/>
        </w:rPr>
        <w:t xml:space="preserve">o assess a wide variety of </w:t>
      </w:r>
      <w:r w:rsidR="00C86CAD" w:rsidRPr="003E4D0E">
        <w:rPr>
          <w:rFonts w:ascii="Arial" w:hAnsi="Arial"/>
          <w:snapToGrid w:val="0"/>
          <w:lang w:val="en-US"/>
        </w:rPr>
        <w:t xml:space="preserve">user </w:t>
      </w:r>
      <w:r w:rsidR="007D6904" w:rsidRPr="003E4D0E">
        <w:rPr>
          <w:rFonts w:ascii="Arial" w:hAnsi="Arial"/>
          <w:snapToGrid w:val="0"/>
          <w:lang w:val="en-US"/>
        </w:rPr>
        <w:t>traffic requests.</w:t>
      </w:r>
      <w:r w:rsidR="00FD1FA6" w:rsidRPr="003E4D0E">
        <w:rPr>
          <w:rFonts w:ascii="Arial" w:hAnsi="Arial"/>
          <w:snapToGrid w:val="0"/>
          <w:lang w:val="en-US"/>
        </w:rPr>
        <w:t xml:space="preserve"> </w:t>
      </w:r>
      <w:r w:rsidR="005F6E2D">
        <w:rPr>
          <w:rFonts w:ascii="Arial" w:hAnsi="Arial"/>
          <w:snapToGrid w:val="0"/>
          <w:lang w:val="en-US"/>
        </w:rPr>
        <w:t>In this context, t</w:t>
      </w:r>
      <w:r w:rsidR="00FD1FA6" w:rsidRPr="003E4D0E">
        <w:rPr>
          <w:rFonts w:ascii="Arial" w:hAnsi="Arial"/>
          <w:snapToGrid w:val="0"/>
          <w:lang w:val="en-US"/>
        </w:rPr>
        <w:t>he Metro</w:t>
      </w:r>
      <w:r w:rsidR="005F6E2D">
        <w:rPr>
          <w:rFonts w:ascii="Arial" w:hAnsi="Arial"/>
          <w:snapToGrid w:val="0"/>
          <w:lang w:val="en-US"/>
        </w:rPr>
        <w:t>-</w:t>
      </w:r>
      <w:r w:rsidR="00F60D6E" w:rsidRPr="003E4D0E">
        <w:rPr>
          <w:rFonts w:ascii="Arial" w:hAnsi="Arial"/>
          <w:snapToGrid w:val="0"/>
          <w:lang w:val="en-US"/>
        </w:rPr>
        <w:t xml:space="preserve">Haul Project 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_Ref514065395 \r \h </w:instrText>
      </w:r>
      <w:r w:rsidR="006631E8">
        <w:rPr>
          <w:rFonts w:ascii="Arial" w:hAnsi="Arial"/>
          <w:snapToGrid w:val="0"/>
          <w:highlight w:val="yellow"/>
          <w:lang w:val="en-US"/>
        </w:rPr>
      </w:r>
      <w:r w:rsidR="006631E8">
        <w:rPr>
          <w:rFonts w:ascii="Arial" w:hAnsi="Arial"/>
          <w:snapToGrid w:val="0"/>
          <w:highlight w:val="yellow"/>
          <w:lang w:val="en-US"/>
        </w:rPr>
        <w:fldChar w:fldCharType="separate"/>
      </w:r>
      <w:r w:rsidR="006631E8">
        <w:rPr>
          <w:rFonts w:ascii="Arial" w:hAnsi="Arial"/>
          <w:snapToGrid w:val="0"/>
          <w:lang w:val="en-US"/>
        </w:rPr>
        <w:t>[3]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end"/>
      </w:r>
      <w:r w:rsidR="007D6904" w:rsidRPr="003E4D0E">
        <w:rPr>
          <w:rFonts w:ascii="Arial" w:hAnsi="Arial"/>
          <w:snapToGrid w:val="0"/>
          <w:lang w:val="en-US"/>
        </w:rPr>
        <w:t xml:space="preserve"> </w:t>
      </w:r>
      <w:r w:rsidR="005F6E2D">
        <w:rPr>
          <w:rFonts w:ascii="Arial" w:hAnsi="Arial"/>
          <w:snapToGrid w:val="0"/>
          <w:lang w:val="en-US"/>
        </w:rPr>
        <w:t>proposes</w:t>
      </w:r>
      <w:r w:rsidR="005F6E2D" w:rsidRPr="003E4D0E">
        <w:rPr>
          <w:rFonts w:ascii="Arial" w:hAnsi="Arial"/>
          <w:snapToGrid w:val="0"/>
          <w:lang w:val="en-US"/>
        </w:rPr>
        <w:t xml:space="preserve"> </w:t>
      </w:r>
      <w:r w:rsidR="00ED4F13" w:rsidRPr="003E4D0E">
        <w:rPr>
          <w:rFonts w:ascii="Arial" w:hAnsi="Arial"/>
          <w:snapToGrid w:val="0"/>
          <w:lang w:val="en-US"/>
        </w:rPr>
        <w:t xml:space="preserve">scalable, dynamic and efficient metro networks to </w:t>
      </w:r>
      <w:r w:rsidR="003A5490">
        <w:rPr>
          <w:rFonts w:ascii="Arial" w:hAnsi="Arial"/>
          <w:snapToGrid w:val="0"/>
          <w:lang w:val="en-US"/>
        </w:rPr>
        <w:t>efficiently</w:t>
      </w:r>
      <w:r w:rsidR="005F6E2D">
        <w:rPr>
          <w:rFonts w:ascii="Arial" w:hAnsi="Arial"/>
          <w:snapToGrid w:val="0"/>
          <w:lang w:val="en-US"/>
        </w:rPr>
        <w:t xml:space="preserve"> interface</w:t>
      </w:r>
      <w:r w:rsidR="00ED4F13" w:rsidRPr="003E4D0E">
        <w:rPr>
          <w:rFonts w:ascii="Arial" w:hAnsi="Arial"/>
          <w:snapToGrid w:val="0"/>
          <w:lang w:val="en-US"/>
        </w:rPr>
        <w:t xml:space="preserve"> 5G access and high-capacity </w:t>
      </w:r>
      <w:r w:rsidR="003A5490">
        <w:rPr>
          <w:rFonts w:ascii="Arial" w:hAnsi="Arial"/>
          <w:snapToGrid w:val="0"/>
          <w:lang w:val="en-US"/>
        </w:rPr>
        <w:t>core/backbone</w:t>
      </w:r>
      <w:r w:rsidR="00ED4F13" w:rsidRPr="003E4D0E">
        <w:rPr>
          <w:rFonts w:ascii="Arial" w:hAnsi="Arial"/>
          <w:snapToGrid w:val="0"/>
          <w:lang w:val="en-US"/>
        </w:rPr>
        <w:t xml:space="preserve"> networks. The core of the Metro Haul proposal is the dynamic interconnectivity of two different types of nodes, Ac</w:t>
      </w:r>
      <w:r w:rsidR="00664769" w:rsidRPr="003E4D0E">
        <w:rPr>
          <w:rFonts w:ascii="Arial" w:hAnsi="Arial"/>
          <w:snapToGrid w:val="0"/>
          <w:lang w:val="en-US"/>
        </w:rPr>
        <w:t>c</w:t>
      </w:r>
      <w:r w:rsidR="00ED4F13" w:rsidRPr="003E4D0E">
        <w:rPr>
          <w:rFonts w:ascii="Arial" w:hAnsi="Arial"/>
          <w:snapToGrid w:val="0"/>
          <w:lang w:val="en-US"/>
        </w:rPr>
        <w:t xml:space="preserve">ess Metro Edge Node (AMEN) and Metro Core Edge Node (MCEN) with computational capabilities to permit SDN/NFV functionalities </w:t>
      </w:r>
      <w:r w:rsidR="003A5490">
        <w:rPr>
          <w:rFonts w:ascii="Arial" w:hAnsi="Arial"/>
          <w:snapToGrid w:val="0"/>
          <w:lang w:val="en-US"/>
        </w:rPr>
        <w:t>to provision</w:t>
      </w:r>
      <w:r w:rsidR="00ED4F13" w:rsidRPr="003E4D0E">
        <w:rPr>
          <w:rFonts w:ascii="Arial" w:hAnsi="Arial"/>
          <w:snapToGrid w:val="0"/>
          <w:lang w:val="en-US"/>
        </w:rPr>
        <w:t xml:space="preserve"> Virtual Network Function</w:t>
      </w:r>
      <w:r w:rsidR="00664769" w:rsidRPr="003E4D0E">
        <w:rPr>
          <w:rFonts w:ascii="Arial" w:hAnsi="Arial"/>
          <w:snapToGrid w:val="0"/>
          <w:lang w:val="en-US"/>
        </w:rPr>
        <w:t>s (VNFs)</w:t>
      </w:r>
      <w:r w:rsidR="00ED4F13" w:rsidRPr="003E4D0E">
        <w:rPr>
          <w:rFonts w:ascii="Arial" w:hAnsi="Arial"/>
          <w:snapToGrid w:val="0"/>
          <w:lang w:val="en-US"/>
        </w:rPr>
        <w:t xml:space="preserve"> close to the </w:t>
      </w:r>
      <w:r w:rsidR="003A5490">
        <w:rPr>
          <w:rFonts w:ascii="Arial" w:hAnsi="Arial"/>
          <w:snapToGrid w:val="0"/>
          <w:lang w:val="en-US"/>
        </w:rPr>
        <w:t xml:space="preserve">end </w:t>
      </w:r>
      <w:r w:rsidR="00ED4F13" w:rsidRPr="003E4D0E">
        <w:rPr>
          <w:rFonts w:ascii="Arial" w:hAnsi="Arial"/>
          <w:snapToGrid w:val="0"/>
          <w:lang w:val="en-US"/>
        </w:rPr>
        <w:t xml:space="preserve">users. </w:t>
      </w:r>
      <w:r w:rsidR="00A545B4">
        <w:rPr>
          <w:rFonts w:ascii="Arial" w:hAnsi="Arial"/>
          <w:snapToGrid w:val="0"/>
          <w:lang w:val="en-US"/>
        </w:rPr>
        <w:t xml:space="preserve">Recent </w:t>
      </w:r>
      <w:r w:rsidR="00664769" w:rsidRPr="003E4D0E">
        <w:rPr>
          <w:rFonts w:ascii="Arial" w:hAnsi="Arial"/>
          <w:snapToGrid w:val="0"/>
          <w:lang w:val="en-US"/>
        </w:rPr>
        <w:t>works</w:t>
      </w:r>
      <w:r w:rsidR="00ED4F13" w:rsidRPr="003E4D0E">
        <w:rPr>
          <w:rFonts w:ascii="Arial" w:hAnsi="Arial"/>
          <w:snapToGrid w:val="0"/>
          <w:lang w:val="en-US"/>
        </w:rPr>
        <w:t xml:space="preserve"> </w:t>
      </w:r>
      <w:r w:rsidR="00A545B4">
        <w:rPr>
          <w:rFonts w:ascii="Arial" w:hAnsi="Arial"/>
          <w:snapToGrid w:val="0"/>
          <w:lang w:val="en-US"/>
        </w:rPr>
        <w:t xml:space="preserve">show </w:t>
      </w:r>
      <w:r w:rsidR="00664769" w:rsidRPr="003E4D0E">
        <w:rPr>
          <w:rFonts w:ascii="Arial" w:hAnsi="Arial"/>
          <w:snapToGrid w:val="0"/>
          <w:lang w:val="en-US"/>
        </w:rPr>
        <w:t xml:space="preserve">that locating content near to </w:t>
      </w:r>
      <w:r w:rsidR="00A545B4">
        <w:rPr>
          <w:rFonts w:ascii="Arial" w:hAnsi="Arial"/>
          <w:snapToGrid w:val="0"/>
          <w:lang w:val="en-US"/>
        </w:rPr>
        <w:t xml:space="preserve">end </w:t>
      </w:r>
      <w:r w:rsidR="00664769" w:rsidRPr="003E4D0E">
        <w:rPr>
          <w:rFonts w:ascii="Arial" w:hAnsi="Arial"/>
          <w:snapToGrid w:val="0"/>
          <w:lang w:val="en-US"/>
        </w:rPr>
        <w:t xml:space="preserve">users in an optimal way may partially alleviate the </w:t>
      </w:r>
      <w:r w:rsidR="00664769" w:rsidRPr="003E4D0E">
        <w:rPr>
          <w:rFonts w:ascii="Arial" w:hAnsi="Arial"/>
          <w:snapToGrid w:val="0"/>
          <w:lang w:val="en-US"/>
        </w:rPr>
        <w:t xml:space="preserve">impact in core/backbone networks 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_Ref514065403 \r \h </w:instrText>
      </w:r>
      <w:r w:rsidR="006631E8">
        <w:rPr>
          <w:rFonts w:ascii="Arial" w:hAnsi="Arial"/>
          <w:snapToGrid w:val="0"/>
          <w:highlight w:val="yellow"/>
          <w:lang w:val="en-US"/>
        </w:rPr>
      </w:r>
      <w:r w:rsidR="006631E8">
        <w:rPr>
          <w:rFonts w:ascii="Arial" w:hAnsi="Arial"/>
          <w:snapToGrid w:val="0"/>
          <w:highlight w:val="yellow"/>
          <w:lang w:val="en-US"/>
        </w:rPr>
        <w:fldChar w:fldCharType="separate"/>
      </w:r>
      <w:r w:rsidR="006631E8">
        <w:rPr>
          <w:rFonts w:ascii="Arial" w:hAnsi="Arial"/>
          <w:snapToGrid w:val="0"/>
          <w:lang w:val="en-US"/>
        </w:rPr>
        <w:t>[4]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end"/>
      </w:r>
      <w:r w:rsidR="006631E8">
        <w:rPr>
          <w:rFonts w:ascii="Arial" w:hAnsi="Arial"/>
          <w:snapToGrid w:val="0"/>
          <w:lang w:val="en-US"/>
        </w:rPr>
        <w:t>.</w:t>
      </w:r>
    </w:p>
    <w:p w:rsidR="00042E66" w:rsidRPr="003E4D0E" w:rsidRDefault="004D7A22">
      <w:pPr>
        <w:widowControl w:val="0"/>
        <w:spacing w:before="120" w:line="240" w:lineRule="atLeast"/>
        <w:jc w:val="both"/>
        <w:outlineLvl w:val="0"/>
        <w:rPr>
          <w:rFonts w:ascii="Arial" w:hAnsi="Arial"/>
          <w:snapToGrid w:val="0"/>
          <w:lang w:val="en-US"/>
        </w:rPr>
      </w:pPr>
      <w:r w:rsidRPr="003E4D0E">
        <w:rPr>
          <w:rFonts w:ascii="Arial" w:hAnsi="Arial"/>
          <w:snapToGrid w:val="0"/>
          <w:lang w:val="en-US"/>
        </w:rPr>
        <w:t>In</w:t>
      </w:r>
      <w:r w:rsidR="006F2CA6">
        <w:rPr>
          <w:rFonts w:ascii="Arial" w:hAnsi="Arial"/>
          <w:snapToGrid w:val="0"/>
          <w:lang w:val="en-US"/>
        </w:rPr>
        <w:t xml:space="preserve"> our previous work</w:t>
      </w:r>
      <w:r w:rsidR="006631E8">
        <w:rPr>
          <w:rFonts w:ascii="Arial" w:hAnsi="Arial"/>
          <w:snapToGrid w:val="0"/>
          <w:lang w:val="en-US"/>
        </w:rPr>
        <w:t xml:space="preserve"> </w:t>
      </w:r>
      <w:r w:rsidR="006631E8">
        <w:rPr>
          <w:rFonts w:ascii="Arial" w:hAnsi="Arial"/>
          <w:snapToGrid w:val="0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_Ref514065328 \r \h </w:instrText>
      </w:r>
      <w:r w:rsidR="006631E8">
        <w:rPr>
          <w:rFonts w:ascii="Arial" w:hAnsi="Arial"/>
          <w:snapToGrid w:val="0"/>
          <w:lang w:val="en-US"/>
        </w:rPr>
      </w:r>
      <w:r w:rsidR="006631E8">
        <w:rPr>
          <w:rFonts w:ascii="Arial" w:hAnsi="Arial"/>
          <w:snapToGrid w:val="0"/>
          <w:lang w:val="en-US"/>
        </w:rPr>
        <w:fldChar w:fldCharType="separate"/>
      </w:r>
      <w:r w:rsidR="006631E8">
        <w:rPr>
          <w:rFonts w:ascii="Arial" w:hAnsi="Arial"/>
          <w:snapToGrid w:val="0"/>
          <w:lang w:val="en-US"/>
        </w:rPr>
        <w:t>[5]</w:t>
      </w:r>
      <w:r w:rsidR="006631E8">
        <w:rPr>
          <w:rFonts w:ascii="Arial" w:hAnsi="Arial"/>
          <w:snapToGrid w:val="0"/>
          <w:lang w:val="en-US"/>
        </w:rPr>
        <w:fldChar w:fldCharType="end"/>
      </w:r>
      <w:r w:rsidR="006631E8">
        <w:rPr>
          <w:rFonts w:ascii="Arial" w:hAnsi="Arial"/>
          <w:snapToGrid w:val="0"/>
          <w:lang w:val="en-US"/>
        </w:rPr>
        <w:t>,</w:t>
      </w:r>
      <w:r w:rsidRPr="003E4D0E">
        <w:rPr>
          <w:rFonts w:ascii="Arial" w:hAnsi="Arial"/>
          <w:snapToGrid w:val="0"/>
          <w:lang w:val="en-US"/>
        </w:rPr>
        <w:t xml:space="preserve"> </w:t>
      </w:r>
      <w:r w:rsidR="006F2CA6">
        <w:rPr>
          <w:rFonts w:ascii="Arial" w:hAnsi="Arial"/>
          <w:snapToGrid w:val="0"/>
          <w:lang w:val="en-US"/>
        </w:rPr>
        <w:t xml:space="preserve">we </w:t>
      </w:r>
      <w:r w:rsidRPr="003E4D0E">
        <w:rPr>
          <w:rFonts w:ascii="Arial" w:hAnsi="Arial"/>
          <w:snapToGrid w:val="0"/>
          <w:lang w:val="en-US"/>
        </w:rPr>
        <w:t>demonstrate</w:t>
      </w:r>
      <w:r w:rsidR="000B5A9C" w:rsidRPr="003E4D0E">
        <w:rPr>
          <w:rFonts w:ascii="Arial" w:hAnsi="Arial"/>
          <w:snapToGrid w:val="0"/>
          <w:lang w:val="en-US"/>
        </w:rPr>
        <w:t>d</w:t>
      </w:r>
      <w:r w:rsidRPr="003E4D0E">
        <w:rPr>
          <w:rFonts w:ascii="Arial" w:hAnsi="Arial"/>
          <w:snapToGrid w:val="0"/>
          <w:lang w:val="en-US"/>
        </w:rPr>
        <w:t xml:space="preserve"> </w:t>
      </w:r>
      <w:r w:rsidR="008D53EC" w:rsidRPr="008D53EC">
        <w:rPr>
          <w:rFonts w:ascii="Arial" w:hAnsi="Arial"/>
          <w:snapToGrid w:val="0"/>
          <w:lang w:val="en-US"/>
        </w:rPr>
        <w:t>the specialized open-source planning tool Net2Plan</w:t>
      </w:r>
      <w:r w:rsidR="008D53EC">
        <w:rPr>
          <w:rFonts w:ascii="Arial" w:hAnsi="Arial"/>
          <w:snapToGrid w:val="0"/>
          <w:lang w:val="en-US"/>
        </w:rPr>
        <w:t xml:space="preserve"> </w:t>
      </w:r>
      <w:r w:rsidR="006631E8">
        <w:rPr>
          <w:rFonts w:ascii="Arial" w:hAnsi="Arial"/>
          <w:snapToGrid w:val="0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_Ref514065309 \r \h </w:instrText>
      </w:r>
      <w:r w:rsidR="006631E8">
        <w:rPr>
          <w:rFonts w:ascii="Arial" w:hAnsi="Arial"/>
          <w:snapToGrid w:val="0"/>
          <w:lang w:val="en-US"/>
        </w:rPr>
      </w:r>
      <w:r w:rsidR="006631E8">
        <w:rPr>
          <w:rFonts w:ascii="Arial" w:hAnsi="Arial"/>
          <w:snapToGrid w:val="0"/>
          <w:lang w:val="en-US"/>
        </w:rPr>
        <w:fldChar w:fldCharType="separate"/>
      </w:r>
      <w:r w:rsidR="006631E8">
        <w:rPr>
          <w:rFonts w:ascii="Arial" w:hAnsi="Arial"/>
          <w:snapToGrid w:val="0"/>
          <w:lang w:val="en-US"/>
        </w:rPr>
        <w:t>[6]</w:t>
      </w:r>
      <w:r w:rsidR="006631E8">
        <w:rPr>
          <w:rFonts w:ascii="Arial" w:hAnsi="Arial"/>
          <w:snapToGrid w:val="0"/>
          <w:lang w:val="en-US"/>
        </w:rPr>
        <w:fldChar w:fldCharType="end"/>
      </w:r>
      <w:r w:rsidR="006631E8">
        <w:rPr>
          <w:rFonts w:ascii="Arial" w:hAnsi="Arial"/>
          <w:snapToGrid w:val="0"/>
          <w:lang w:val="en-US"/>
        </w:rPr>
        <w:t xml:space="preserve"> </w:t>
      </w:r>
      <w:r w:rsidR="008D53EC">
        <w:rPr>
          <w:rFonts w:ascii="Arial" w:hAnsi="Arial"/>
          <w:snapToGrid w:val="0"/>
          <w:lang w:val="en-US"/>
        </w:rPr>
        <w:t>a</w:t>
      </w:r>
      <w:r w:rsidR="008D53EC" w:rsidRPr="008D53EC">
        <w:rPr>
          <w:rFonts w:ascii="Arial" w:hAnsi="Arial"/>
          <w:snapToGrid w:val="0"/>
          <w:lang w:val="en-US"/>
        </w:rPr>
        <w:t>ssist</w:t>
      </w:r>
      <w:r w:rsidR="008D53EC">
        <w:rPr>
          <w:rFonts w:ascii="Arial" w:hAnsi="Arial"/>
          <w:snapToGrid w:val="0"/>
          <w:lang w:val="en-US"/>
        </w:rPr>
        <w:t xml:space="preserve">ing </w:t>
      </w:r>
      <w:r w:rsidR="008D53EC" w:rsidRPr="008D53EC">
        <w:rPr>
          <w:rFonts w:ascii="Arial" w:hAnsi="Arial"/>
          <w:snapToGrid w:val="0"/>
          <w:lang w:val="en-US"/>
        </w:rPr>
        <w:t xml:space="preserve">an </w:t>
      </w:r>
      <w:r w:rsidR="001C12DA" w:rsidRPr="003E4D0E">
        <w:rPr>
          <w:rFonts w:ascii="Arial" w:hAnsi="Arial"/>
          <w:snapToGrid w:val="0"/>
          <w:lang w:val="en-US"/>
        </w:rPr>
        <w:t>NFV</w:t>
      </w:r>
      <w:r w:rsidR="00886232">
        <w:rPr>
          <w:rFonts w:ascii="Arial" w:hAnsi="Arial"/>
          <w:snapToGrid w:val="0"/>
          <w:lang w:val="en-US"/>
        </w:rPr>
        <w:t>-O</w:t>
      </w:r>
      <w:r w:rsidR="001C12DA">
        <w:rPr>
          <w:rFonts w:ascii="Arial" w:hAnsi="Arial"/>
          <w:snapToGrid w:val="0"/>
          <w:lang w:val="en-US"/>
        </w:rPr>
        <w:t xml:space="preserve">rchestrator </w:t>
      </w:r>
      <w:r w:rsidR="001C12DA" w:rsidRPr="003E4D0E">
        <w:rPr>
          <w:rFonts w:ascii="Arial" w:hAnsi="Arial"/>
          <w:snapToGrid w:val="0"/>
          <w:lang w:val="en-US"/>
        </w:rPr>
        <w:t xml:space="preserve">Open-Source MANO (OSM) 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_Ref514065318 \r \h </w:instrText>
      </w:r>
      <w:r w:rsidR="006631E8">
        <w:rPr>
          <w:rFonts w:ascii="Arial" w:hAnsi="Arial"/>
          <w:snapToGrid w:val="0"/>
          <w:highlight w:val="yellow"/>
          <w:lang w:val="en-US"/>
        </w:rPr>
      </w:r>
      <w:r w:rsidR="006631E8">
        <w:rPr>
          <w:rFonts w:ascii="Arial" w:hAnsi="Arial"/>
          <w:snapToGrid w:val="0"/>
          <w:highlight w:val="yellow"/>
          <w:lang w:val="en-US"/>
        </w:rPr>
        <w:fldChar w:fldCharType="separate"/>
      </w:r>
      <w:r w:rsidR="006631E8">
        <w:rPr>
          <w:rFonts w:ascii="Arial" w:hAnsi="Arial"/>
          <w:snapToGrid w:val="0"/>
          <w:lang w:val="en-US"/>
        </w:rPr>
        <w:t>[7]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end"/>
      </w:r>
      <w:r w:rsidR="008D53EC" w:rsidRPr="008D53EC">
        <w:rPr>
          <w:rFonts w:ascii="Arial" w:hAnsi="Arial"/>
          <w:snapToGrid w:val="0"/>
          <w:lang w:val="en-US"/>
        </w:rPr>
        <w:t xml:space="preserve"> instance i</w:t>
      </w:r>
      <w:r w:rsidR="008D53EC">
        <w:rPr>
          <w:rFonts w:ascii="Arial" w:hAnsi="Arial"/>
          <w:snapToGrid w:val="0"/>
          <w:lang w:val="en-US"/>
        </w:rPr>
        <w:t xml:space="preserve">n the optimal VNF instantiation and </w:t>
      </w:r>
      <w:r w:rsidR="008D53EC" w:rsidRPr="008D53EC">
        <w:rPr>
          <w:rFonts w:ascii="Arial" w:hAnsi="Arial"/>
          <w:snapToGrid w:val="0"/>
          <w:lang w:val="en-US"/>
        </w:rPr>
        <w:t xml:space="preserve">Service Chain allocation </w:t>
      </w:r>
      <w:r w:rsidR="008D53EC">
        <w:rPr>
          <w:rFonts w:ascii="Arial" w:hAnsi="Arial"/>
          <w:snapToGrid w:val="0"/>
          <w:lang w:val="en-US"/>
        </w:rPr>
        <w:t xml:space="preserve">directly in an emulated </w:t>
      </w:r>
      <w:r w:rsidR="008D53EC" w:rsidRPr="008D53EC">
        <w:rPr>
          <w:rFonts w:ascii="Arial" w:hAnsi="Arial"/>
          <w:snapToGrid w:val="0"/>
          <w:lang w:val="en-US"/>
        </w:rPr>
        <w:t>transport network.</w:t>
      </w:r>
      <w:r w:rsidR="008D53EC">
        <w:rPr>
          <w:rFonts w:ascii="Arial" w:hAnsi="Arial"/>
          <w:snapToGrid w:val="0"/>
          <w:lang w:val="en-US"/>
        </w:rPr>
        <w:t xml:space="preserve"> Two major limitations were present in 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_Ref514065328 \r \h </w:instrText>
      </w:r>
      <w:r w:rsidR="006631E8">
        <w:rPr>
          <w:rFonts w:ascii="Arial" w:hAnsi="Arial"/>
          <w:snapToGrid w:val="0"/>
          <w:highlight w:val="yellow"/>
          <w:lang w:val="en-US"/>
        </w:rPr>
      </w:r>
      <w:r w:rsidR="006631E8">
        <w:rPr>
          <w:rFonts w:ascii="Arial" w:hAnsi="Arial"/>
          <w:snapToGrid w:val="0"/>
          <w:highlight w:val="yellow"/>
          <w:lang w:val="en-US"/>
        </w:rPr>
        <w:fldChar w:fldCharType="separate"/>
      </w:r>
      <w:r w:rsidR="006631E8">
        <w:rPr>
          <w:rFonts w:ascii="Arial" w:hAnsi="Arial"/>
          <w:snapToGrid w:val="0"/>
          <w:lang w:val="en-US"/>
        </w:rPr>
        <w:t>[5]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end"/>
      </w:r>
      <w:r w:rsidR="008D53EC" w:rsidRPr="00C70B6E">
        <w:rPr>
          <w:rFonts w:ascii="Arial" w:hAnsi="Arial"/>
          <w:snapToGrid w:val="0"/>
          <w:lang w:val="en-US"/>
        </w:rPr>
        <w:t xml:space="preserve">: </w:t>
      </w:r>
      <w:r w:rsidR="008D53EC">
        <w:rPr>
          <w:rFonts w:ascii="Arial" w:hAnsi="Arial"/>
          <w:snapToGrid w:val="0"/>
          <w:lang w:val="en-US"/>
        </w:rPr>
        <w:t xml:space="preserve">the lack of a SDN controller to manage the network resources and the simplified data-plane emulation. </w:t>
      </w:r>
      <w:r w:rsidR="000723FC" w:rsidRPr="003E4D0E">
        <w:rPr>
          <w:rFonts w:ascii="Arial" w:hAnsi="Arial"/>
          <w:snapToGrid w:val="0"/>
          <w:lang w:val="en-US"/>
        </w:rPr>
        <w:t>The present work expan</w:t>
      </w:r>
      <w:r w:rsidR="008D53EC">
        <w:rPr>
          <w:rFonts w:ascii="Arial" w:hAnsi="Arial"/>
          <w:snapToGrid w:val="0"/>
          <w:lang w:val="en-US"/>
        </w:rPr>
        <w:t>ds</w:t>
      </w:r>
      <w:r w:rsidR="006631E8">
        <w:rPr>
          <w:rFonts w:ascii="Arial" w:hAnsi="Arial"/>
          <w:snapToGrid w:val="0"/>
          <w:lang w:val="en-US"/>
        </w:rPr>
        <w:t xml:space="preserve"> </w:t>
      </w:r>
      <w:r w:rsidR="006631E8">
        <w:rPr>
          <w:rFonts w:ascii="Arial" w:hAnsi="Arial"/>
          <w:snapToGrid w:val="0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_Ref514065328 \r \h </w:instrText>
      </w:r>
      <w:r w:rsidR="006631E8">
        <w:rPr>
          <w:rFonts w:ascii="Arial" w:hAnsi="Arial"/>
          <w:snapToGrid w:val="0"/>
          <w:lang w:val="en-US"/>
        </w:rPr>
      </w:r>
      <w:r w:rsidR="006631E8">
        <w:rPr>
          <w:rFonts w:ascii="Arial" w:hAnsi="Arial"/>
          <w:snapToGrid w:val="0"/>
          <w:lang w:val="en-US"/>
        </w:rPr>
        <w:fldChar w:fldCharType="separate"/>
      </w:r>
      <w:r w:rsidR="006631E8">
        <w:rPr>
          <w:rFonts w:ascii="Arial" w:hAnsi="Arial"/>
          <w:snapToGrid w:val="0"/>
          <w:lang w:val="en-US"/>
        </w:rPr>
        <w:t>[5]</w:t>
      </w:r>
      <w:r w:rsidR="006631E8">
        <w:rPr>
          <w:rFonts w:ascii="Arial" w:hAnsi="Arial"/>
          <w:snapToGrid w:val="0"/>
          <w:lang w:val="en-US"/>
        </w:rPr>
        <w:fldChar w:fldCharType="end"/>
      </w:r>
      <w:r w:rsidR="0081543E">
        <w:rPr>
          <w:rFonts w:ascii="Arial" w:hAnsi="Arial"/>
          <w:snapToGrid w:val="0"/>
          <w:lang w:val="en-US"/>
        </w:rPr>
        <w:t xml:space="preserve"> by (</w:t>
      </w:r>
      <w:proofErr w:type="spellStart"/>
      <w:r w:rsidR="0081543E">
        <w:rPr>
          <w:rFonts w:ascii="Arial" w:hAnsi="Arial"/>
          <w:snapToGrid w:val="0"/>
          <w:lang w:val="en-US"/>
        </w:rPr>
        <w:t>i</w:t>
      </w:r>
      <w:proofErr w:type="spellEnd"/>
      <w:r w:rsidR="0081543E">
        <w:rPr>
          <w:rFonts w:ascii="Arial" w:hAnsi="Arial"/>
          <w:snapToGrid w:val="0"/>
          <w:lang w:val="en-US"/>
        </w:rPr>
        <w:t xml:space="preserve">) including an ONOS 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_Ref514065354 \r \h </w:instrText>
      </w:r>
      <w:r w:rsidR="006631E8">
        <w:rPr>
          <w:rFonts w:ascii="Arial" w:hAnsi="Arial"/>
          <w:snapToGrid w:val="0"/>
          <w:highlight w:val="yellow"/>
          <w:lang w:val="en-US"/>
        </w:rPr>
      </w:r>
      <w:r w:rsidR="006631E8">
        <w:rPr>
          <w:rFonts w:ascii="Arial" w:hAnsi="Arial"/>
          <w:snapToGrid w:val="0"/>
          <w:highlight w:val="yellow"/>
          <w:lang w:val="en-US"/>
        </w:rPr>
        <w:fldChar w:fldCharType="separate"/>
      </w:r>
      <w:r w:rsidR="006631E8">
        <w:rPr>
          <w:rFonts w:ascii="Arial" w:hAnsi="Arial"/>
          <w:snapToGrid w:val="0"/>
          <w:lang w:val="en-US"/>
        </w:rPr>
        <w:t>[8]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end"/>
      </w:r>
      <w:r w:rsidR="0081543E">
        <w:rPr>
          <w:rFonts w:ascii="Arial" w:hAnsi="Arial"/>
          <w:snapToGrid w:val="0"/>
          <w:lang w:val="en-US"/>
        </w:rPr>
        <w:t xml:space="preserve"> instance</w:t>
      </w:r>
      <w:r w:rsidR="00BD7F0F" w:rsidRPr="003E4D0E">
        <w:rPr>
          <w:rFonts w:ascii="Arial" w:hAnsi="Arial"/>
          <w:snapToGrid w:val="0"/>
          <w:lang w:val="en-US"/>
        </w:rPr>
        <w:t xml:space="preserve"> </w:t>
      </w:r>
      <w:r w:rsidR="00C70B6E">
        <w:rPr>
          <w:rFonts w:ascii="Arial" w:hAnsi="Arial"/>
          <w:snapToGrid w:val="0"/>
          <w:lang w:val="en-US"/>
        </w:rPr>
        <w:t xml:space="preserve">that controls the </w:t>
      </w:r>
      <w:r w:rsidR="004C6E70">
        <w:rPr>
          <w:rFonts w:ascii="Arial" w:hAnsi="Arial"/>
          <w:snapToGrid w:val="0"/>
          <w:lang w:val="en-US"/>
        </w:rPr>
        <w:t xml:space="preserve">optical transport data plane, that is now </w:t>
      </w:r>
      <w:r w:rsidR="00C70B6E">
        <w:rPr>
          <w:rFonts w:ascii="Arial" w:hAnsi="Arial"/>
          <w:snapToGrid w:val="0"/>
          <w:lang w:val="en-US"/>
        </w:rPr>
        <w:t xml:space="preserve">emulated </w:t>
      </w:r>
      <w:r w:rsidR="004C6E70">
        <w:rPr>
          <w:rFonts w:ascii="Arial" w:hAnsi="Arial"/>
          <w:snapToGrid w:val="0"/>
          <w:lang w:val="en-US"/>
        </w:rPr>
        <w:t xml:space="preserve">via </w:t>
      </w:r>
      <w:proofErr w:type="spellStart"/>
      <w:r w:rsidR="00C70B6E">
        <w:rPr>
          <w:rFonts w:ascii="Arial" w:hAnsi="Arial"/>
          <w:snapToGrid w:val="0"/>
          <w:lang w:val="en-US"/>
        </w:rPr>
        <w:t>Mininet</w:t>
      </w:r>
      <w:proofErr w:type="spellEnd"/>
      <w:r w:rsidR="004C6E70">
        <w:rPr>
          <w:rFonts w:ascii="Arial" w:hAnsi="Arial"/>
          <w:snapToGrid w:val="0"/>
          <w:lang w:val="en-US"/>
        </w:rPr>
        <w:t xml:space="preserve">, and controlled </w:t>
      </w:r>
      <w:r w:rsidR="00C70B6E">
        <w:rPr>
          <w:rFonts w:ascii="Arial" w:hAnsi="Arial"/>
          <w:snapToGrid w:val="0"/>
          <w:lang w:val="en-US"/>
        </w:rPr>
        <w:t xml:space="preserve">through the </w:t>
      </w:r>
      <w:proofErr w:type="spellStart"/>
      <w:r w:rsidR="00C70B6E">
        <w:rPr>
          <w:rFonts w:ascii="Arial" w:hAnsi="Arial"/>
          <w:snapToGrid w:val="0"/>
          <w:lang w:val="en-US"/>
        </w:rPr>
        <w:t>OpenFlow</w:t>
      </w:r>
      <w:proofErr w:type="spellEnd"/>
      <w:r w:rsidR="00C70B6E">
        <w:rPr>
          <w:rFonts w:ascii="Arial" w:hAnsi="Arial"/>
          <w:snapToGrid w:val="0"/>
          <w:lang w:val="en-US"/>
        </w:rPr>
        <w:t xml:space="preserve"> protocol</w:t>
      </w:r>
      <w:r w:rsidR="00BD7F0F" w:rsidRPr="003E4D0E">
        <w:rPr>
          <w:rFonts w:ascii="Arial" w:hAnsi="Arial"/>
          <w:snapToGrid w:val="0"/>
          <w:lang w:val="en-US"/>
        </w:rPr>
        <w:t xml:space="preserve"> </w:t>
      </w:r>
      <w:r w:rsidR="003636D6">
        <w:rPr>
          <w:rFonts w:ascii="Arial" w:hAnsi="Arial"/>
          <w:snapToGrid w:val="0"/>
          <w:lang w:val="en-US"/>
        </w:rPr>
        <w:t xml:space="preserve">and </w:t>
      </w:r>
      <w:r w:rsidR="00C70B6E">
        <w:rPr>
          <w:rFonts w:ascii="Arial" w:hAnsi="Arial"/>
          <w:snapToGrid w:val="0"/>
          <w:lang w:val="en-US"/>
        </w:rPr>
        <w:t xml:space="preserve">(ii) presenting an SDN/NFV </w:t>
      </w:r>
      <w:r w:rsidR="003636D6">
        <w:rPr>
          <w:rFonts w:ascii="Arial" w:hAnsi="Arial"/>
          <w:snapToGrid w:val="0"/>
          <w:lang w:val="en-US"/>
        </w:rPr>
        <w:t xml:space="preserve">allocation </w:t>
      </w:r>
      <w:r w:rsidR="00C70B6E">
        <w:rPr>
          <w:rFonts w:ascii="Arial" w:hAnsi="Arial"/>
          <w:snapToGrid w:val="0"/>
          <w:lang w:val="en-US"/>
        </w:rPr>
        <w:t xml:space="preserve">algorithm </w:t>
      </w:r>
      <w:r w:rsidR="004C6E70">
        <w:rPr>
          <w:rFonts w:ascii="Arial" w:hAnsi="Arial"/>
          <w:snapToGrid w:val="0"/>
          <w:lang w:val="en-US"/>
        </w:rPr>
        <w:t xml:space="preserve">where flow allocation is optimized considering end-to-end </w:t>
      </w:r>
      <w:r w:rsidR="003636D6">
        <w:rPr>
          <w:rFonts w:ascii="Arial" w:hAnsi="Arial"/>
          <w:snapToGrid w:val="0"/>
          <w:lang w:val="en-US"/>
        </w:rPr>
        <w:t>latency requirements</w:t>
      </w:r>
      <w:r w:rsidR="00BD7F0F" w:rsidRPr="003E4D0E">
        <w:rPr>
          <w:rFonts w:ascii="Arial" w:hAnsi="Arial"/>
          <w:snapToGrid w:val="0"/>
          <w:lang w:val="en-US"/>
        </w:rPr>
        <w:t xml:space="preserve"> </w:t>
      </w:r>
      <w:r w:rsidR="006631E8">
        <w:rPr>
          <w:rFonts w:ascii="Arial" w:hAnsi="Arial"/>
          <w:snapToGrid w:val="0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_Ref514065328 \r \h </w:instrText>
      </w:r>
      <w:r w:rsidR="006631E8">
        <w:rPr>
          <w:rFonts w:ascii="Arial" w:hAnsi="Arial"/>
          <w:snapToGrid w:val="0"/>
          <w:lang w:val="en-US"/>
        </w:rPr>
      </w:r>
      <w:r w:rsidR="006631E8">
        <w:rPr>
          <w:rFonts w:ascii="Arial" w:hAnsi="Arial"/>
          <w:snapToGrid w:val="0"/>
          <w:lang w:val="en-US"/>
        </w:rPr>
        <w:fldChar w:fldCharType="separate"/>
      </w:r>
      <w:r w:rsidR="006631E8">
        <w:rPr>
          <w:rFonts w:ascii="Arial" w:hAnsi="Arial"/>
          <w:snapToGrid w:val="0"/>
          <w:lang w:val="en-US"/>
        </w:rPr>
        <w:t>[5]</w:t>
      </w:r>
      <w:r w:rsidR="006631E8">
        <w:rPr>
          <w:rFonts w:ascii="Arial" w:hAnsi="Arial"/>
          <w:snapToGrid w:val="0"/>
          <w:lang w:val="en-US"/>
        </w:rPr>
        <w:fldChar w:fldCharType="end"/>
      </w:r>
      <w:r w:rsidR="006631E8">
        <w:rPr>
          <w:rFonts w:ascii="Arial" w:hAnsi="Arial"/>
          <w:snapToGrid w:val="0"/>
          <w:lang w:val="en-US"/>
        </w:rPr>
        <w:t>.</w:t>
      </w:r>
    </w:p>
    <w:p w:rsidR="00C5752D" w:rsidRPr="003E4D0E" w:rsidRDefault="00326C09" w:rsidP="003E4D0E">
      <w:pPr>
        <w:widowControl w:val="0"/>
        <w:numPr>
          <w:ilvl w:val="0"/>
          <w:numId w:val="34"/>
        </w:numPr>
        <w:spacing w:before="120" w:line="240" w:lineRule="atLeast"/>
        <w:ind w:left="426" w:hanging="426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rFonts w:ascii="Arial" w:hAnsi="Arial"/>
          <w:b/>
          <w:snapToGrid w:val="0"/>
          <w:lang w:val="en-US"/>
        </w:rPr>
        <w:t xml:space="preserve">Demonstration </w:t>
      </w:r>
      <w:r w:rsidR="00A0485C">
        <w:rPr>
          <w:rFonts w:ascii="Arial" w:hAnsi="Arial"/>
          <w:b/>
          <w:snapToGrid w:val="0"/>
          <w:lang w:val="en-US"/>
        </w:rPr>
        <w:t xml:space="preserve">Architecture </w:t>
      </w:r>
      <w:r w:rsidR="00500526" w:rsidRPr="003E4D0E">
        <w:rPr>
          <w:rFonts w:ascii="Arial" w:hAnsi="Arial"/>
          <w:b/>
          <w:snapToGrid w:val="0"/>
          <w:lang w:val="en-US"/>
        </w:rPr>
        <w:t>Overview</w:t>
      </w:r>
    </w:p>
    <w:p w:rsidR="00326C09" w:rsidRDefault="001C12DA" w:rsidP="003E4D0E">
      <w:pPr>
        <w:widowControl w:val="0"/>
        <w:spacing w:before="120" w:line="240" w:lineRule="atLeast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rFonts w:ascii="Arial" w:hAnsi="Arial"/>
          <w:snapToGrid w:val="0"/>
          <w:lang w:val="en-US"/>
        </w:rPr>
        <w:t xml:space="preserve">This </w:t>
      </w:r>
      <w:r w:rsidRPr="003E4D0E">
        <w:rPr>
          <w:rFonts w:ascii="Arial" w:hAnsi="Arial"/>
          <w:snapToGrid w:val="0"/>
          <w:lang w:val="en-US"/>
        </w:rPr>
        <w:t xml:space="preserve">demonstration </w:t>
      </w:r>
      <w:r w:rsidRPr="006B68A3">
        <w:rPr>
          <w:rFonts w:ascii="Arial" w:hAnsi="Arial"/>
          <w:snapToGrid w:val="0"/>
          <w:lang w:val="en-US"/>
        </w:rPr>
        <w:t>proofs</w:t>
      </w:r>
      <w:r>
        <w:rPr>
          <w:rFonts w:ascii="Arial" w:hAnsi="Arial"/>
          <w:snapToGrid w:val="0"/>
          <w:lang w:val="en-US"/>
        </w:rPr>
        <w:t xml:space="preserve"> the </w:t>
      </w:r>
      <w:r w:rsidR="00352F51">
        <w:rPr>
          <w:rFonts w:ascii="Arial" w:hAnsi="Arial"/>
          <w:snapToGrid w:val="0"/>
          <w:lang w:val="en-US"/>
        </w:rPr>
        <w:t xml:space="preserve">benefits </w:t>
      </w:r>
      <w:r>
        <w:rPr>
          <w:rFonts w:ascii="Arial" w:hAnsi="Arial"/>
          <w:snapToGrid w:val="0"/>
          <w:lang w:val="en-US"/>
        </w:rPr>
        <w:t xml:space="preserve">of </w:t>
      </w:r>
      <w:r w:rsidRPr="003E4D0E">
        <w:rPr>
          <w:rFonts w:ascii="Arial" w:hAnsi="Arial"/>
          <w:snapToGrid w:val="0"/>
          <w:lang w:val="en-US"/>
        </w:rPr>
        <w:t>Net2Plan</w:t>
      </w:r>
      <w:r w:rsidR="00352F51">
        <w:rPr>
          <w:rFonts w:ascii="Arial" w:hAnsi="Arial"/>
          <w:snapToGrid w:val="0"/>
          <w:lang w:val="en-US"/>
        </w:rPr>
        <w:t xml:space="preserve">’s interconnection with an ONOS-controlled emulated data plane </w:t>
      </w:r>
      <w:r>
        <w:rPr>
          <w:rFonts w:ascii="Arial" w:hAnsi="Arial"/>
          <w:snapToGrid w:val="0"/>
          <w:lang w:val="en-US"/>
        </w:rPr>
        <w:t xml:space="preserve">to </w:t>
      </w:r>
      <w:r w:rsidRPr="003E4D0E">
        <w:rPr>
          <w:rFonts w:ascii="Arial" w:hAnsi="Arial"/>
          <w:snapToGrid w:val="0"/>
          <w:lang w:val="en-US"/>
        </w:rPr>
        <w:t xml:space="preserve">assist </w:t>
      </w:r>
      <w:r>
        <w:rPr>
          <w:rFonts w:ascii="Arial" w:hAnsi="Arial"/>
          <w:snapToGrid w:val="0"/>
          <w:lang w:val="en-US"/>
        </w:rPr>
        <w:t>OSM</w:t>
      </w:r>
      <w:r w:rsidR="00352F51">
        <w:rPr>
          <w:rFonts w:ascii="Arial" w:hAnsi="Arial"/>
          <w:snapToGrid w:val="0"/>
          <w:lang w:val="en-US"/>
        </w:rPr>
        <w:t xml:space="preserve">’s orchestration of OpenStack </w:t>
      </w:r>
      <w:r w:rsidR="00886232">
        <w:rPr>
          <w:rFonts w:ascii="Arial" w:hAnsi="Arial"/>
          <w:snapToGrid w:val="0"/>
          <w:lang w:val="en-US"/>
        </w:rPr>
        <w:t>V</w:t>
      </w:r>
      <w:r w:rsidR="00886232" w:rsidRPr="003E4D0E">
        <w:rPr>
          <w:rFonts w:ascii="Arial" w:hAnsi="Arial"/>
          <w:snapToGrid w:val="0"/>
          <w:lang w:val="en-US"/>
        </w:rPr>
        <w:t xml:space="preserve">irtual </w:t>
      </w:r>
      <w:r w:rsidR="00886232">
        <w:rPr>
          <w:rFonts w:ascii="Arial" w:hAnsi="Arial"/>
          <w:snapToGrid w:val="0"/>
          <w:lang w:val="en-US"/>
        </w:rPr>
        <w:t>I</w:t>
      </w:r>
      <w:r w:rsidR="00886232" w:rsidRPr="003E4D0E">
        <w:rPr>
          <w:rFonts w:ascii="Arial" w:hAnsi="Arial"/>
          <w:snapToGrid w:val="0"/>
          <w:lang w:val="en-US"/>
        </w:rPr>
        <w:t xml:space="preserve">nfrastructure </w:t>
      </w:r>
      <w:r w:rsidR="00886232">
        <w:rPr>
          <w:rFonts w:ascii="Arial" w:hAnsi="Arial"/>
          <w:snapToGrid w:val="0"/>
          <w:lang w:val="en-US"/>
        </w:rPr>
        <w:t>M</w:t>
      </w:r>
      <w:r w:rsidR="00886232" w:rsidRPr="003E4D0E">
        <w:rPr>
          <w:rFonts w:ascii="Arial" w:hAnsi="Arial"/>
          <w:snapToGrid w:val="0"/>
          <w:lang w:val="en-US"/>
        </w:rPr>
        <w:t>anagers (VIMs)</w:t>
      </w:r>
      <w:r w:rsidR="00886232">
        <w:rPr>
          <w:rFonts w:ascii="Arial" w:hAnsi="Arial"/>
          <w:snapToGrid w:val="0"/>
          <w:lang w:val="en-US"/>
        </w:rPr>
        <w:t xml:space="preserve"> </w:t>
      </w:r>
      <w:r w:rsidR="00352F51">
        <w:rPr>
          <w:rFonts w:ascii="Arial" w:hAnsi="Arial"/>
          <w:snapToGrid w:val="0"/>
          <w:lang w:val="en-US"/>
        </w:rPr>
        <w:t xml:space="preserve">so that latency considerations provide </w:t>
      </w:r>
      <w:r w:rsidR="00352F51" w:rsidRPr="003E4D0E">
        <w:rPr>
          <w:rFonts w:ascii="Arial" w:hAnsi="Arial"/>
          <w:snapToGrid w:val="0"/>
          <w:lang w:val="en-US"/>
        </w:rPr>
        <w:t xml:space="preserve">optimal VNF </w:t>
      </w:r>
      <w:r w:rsidR="00352F51">
        <w:rPr>
          <w:rFonts w:ascii="Arial" w:hAnsi="Arial"/>
          <w:snapToGrid w:val="0"/>
          <w:lang w:val="en-US"/>
        </w:rPr>
        <w:t xml:space="preserve">computation, service chain (SC) allocation and deployment in physical hardware appliances </w:t>
      </w:r>
      <w:r w:rsidR="00C5605D">
        <w:rPr>
          <w:rFonts w:ascii="Arial" w:hAnsi="Arial"/>
          <w:snapToGrid w:val="0"/>
          <w:lang w:val="en-US"/>
        </w:rPr>
        <w:t>distributed</w:t>
      </w:r>
      <w:r w:rsidR="00352F51">
        <w:rPr>
          <w:rFonts w:ascii="Arial" w:hAnsi="Arial"/>
          <w:snapToGrid w:val="0"/>
          <w:lang w:val="en-US"/>
        </w:rPr>
        <w:t xml:space="preserve"> in a metropolitan net</w:t>
      </w:r>
      <w:r w:rsidR="00C5605D">
        <w:rPr>
          <w:rFonts w:ascii="Arial" w:hAnsi="Arial"/>
          <w:snapToGrid w:val="0"/>
          <w:lang w:val="en-US"/>
        </w:rPr>
        <w:t>work</w:t>
      </w:r>
      <w:r w:rsidR="00352F51">
        <w:rPr>
          <w:rFonts w:ascii="Arial" w:hAnsi="Arial"/>
          <w:snapToGrid w:val="0"/>
          <w:lang w:val="en-US"/>
        </w:rPr>
        <w:t>.</w:t>
      </w:r>
      <w:r w:rsidR="00C5605D">
        <w:rPr>
          <w:rFonts w:ascii="Arial" w:hAnsi="Arial"/>
          <w:snapToGrid w:val="0"/>
          <w:lang w:val="en-US"/>
        </w:rPr>
        <w:t xml:space="preserve"> </w:t>
      </w:r>
      <w:r w:rsidR="00326C09" w:rsidRPr="00326C09">
        <w:rPr>
          <w:rFonts w:ascii="Arial" w:hAnsi="Arial"/>
          <w:snapToGrid w:val="0"/>
          <w:lang w:val="en-US"/>
        </w:rPr>
        <w:t xml:space="preserve">An </w:t>
      </w:r>
      <w:r w:rsidR="00464FDF">
        <w:rPr>
          <w:rFonts w:ascii="Arial" w:hAnsi="Arial"/>
          <w:snapToGrid w:val="0"/>
          <w:lang w:val="en-US"/>
        </w:rPr>
        <w:t xml:space="preserve">architectural schema </w:t>
      </w:r>
      <w:r w:rsidR="00326C09" w:rsidRPr="00326C09">
        <w:rPr>
          <w:rFonts w:ascii="Arial" w:hAnsi="Arial"/>
          <w:snapToGrid w:val="0"/>
          <w:lang w:val="en-US"/>
        </w:rPr>
        <w:t>of the</w:t>
      </w:r>
      <w:r w:rsidR="00464FDF">
        <w:rPr>
          <w:rFonts w:ascii="Arial" w:hAnsi="Arial"/>
          <w:snapToGrid w:val="0"/>
          <w:lang w:val="en-US"/>
        </w:rPr>
        <w:t xml:space="preserve"> proposed demonstration is shown in Fig. </w:t>
      </w:r>
      <w:r w:rsidR="00326C09" w:rsidRPr="00326C09">
        <w:rPr>
          <w:rFonts w:ascii="Arial" w:hAnsi="Arial"/>
          <w:snapToGrid w:val="0"/>
          <w:lang w:val="en-US"/>
        </w:rPr>
        <w:t xml:space="preserve">1, which is composed of the following </w:t>
      </w:r>
      <w:r w:rsidR="00A75C2C">
        <w:rPr>
          <w:rFonts w:ascii="Arial" w:hAnsi="Arial"/>
          <w:snapToGrid w:val="0"/>
          <w:lang w:val="en-US"/>
        </w:rPr>
        <w:t>functional components</w:t>
      </w:r>
      <w:ins w:id="72" w:author="Javier Moreno" w:date="2018-05-23T09:55:00Z">
        <w:r w:rsidR="00936E74">
          <w:rPr>
            <w:rFonts w:ascii="Arial" w:hAnsi="Arial"/>
            <w:snapToGrid w:val="0"/>
            <w:lang w:val="en-US"/>
          </w:rPr>
          <w:t>:</w:t>
        </w:r>
      </w:ins>
      <w:del w:id="73" w:author="Javier Moreno" w:date="2018-05-23T09:55:00Z">
        <w:r w:rsidR="00464FDF" w:rsidDel="00936E74">
          <w:rPr>
            <w:rFonts w:ascii="Arial" w:hAnsi="Arial"/>
            <w:snapToGrid w:val="0"/>
            <w:lang w:val="en-US"/>
          </w:rPr>
          <w:delText xml:space="preserve"> </w:delText>
        </w:r>
        <w:r w:rsidR="00464FDF" w:rsidRPr="00583648" w:rsidDel="00936E74">
          <w:rPr>
            <w:rFonts w:ascii="Arial" w:hAnsi="Arial"/>
            <w:snapToGrid w:val="0"/>
            <w:highlight w:val="yellow"/>
            <w:lang w:val="en-US"/>
          </w:rPr>
          <w:delText>“and their interconnection through APIs (?)”</w:delText>
        </w:r>
        <w:r w:rsidR="00326C09" w:rsidRPr="00583648" w:rsidDel="00936E74">
          <w:rPr>
            <w:rFonts w:ascii="Arial" w:hAnsi="Arial"/>
            <w:snapToGrid w:val="0"/>
            <w:highlight w:val="yellow"/>
            <w:lang w:val="en-US"/>
          </w:rPr>
          <w:delText>:</w:delText>
        </w:r>
      </w:del>
    </w:p>
    <w:p w:rsidR="00120506" w:rsidRDefault="00120506" w:rsidP="00886232">
      <w:pPr>
        <w:numPr>
          <w:ilvl w:val="0"/>
          <w:numId w:val="36"/>
        </w:numPr>
        <w:spacing w:before="60" w:line="240" w:lineRule="atLeast"/>
        <w:ind w:left="284" w:hanging="284"/>
        <w:jc w:val="both"/>
        <w:outlineLvl w:val="0"/>
        <w:rPr>
          <w:rFonts w:ascii="Arial" w:hAnsi="Arial"/>
          <w:snapToGrid w:val="0"/>
          <w:lang w:val="en-US"/>
        </w:rPr>
      </w:pPr>
      <w:r w:rsidRPr="003E4D0E">
        <w:rPr>
          <w:rFonts w:ascii="Arial" w:hAnsi="Arial"/>
          <w:snapToGrid w:val="0"/>
          <w:lang w:val="en-US"/>
        </w:rPr>
        <w:t>Operations Support System (OSS). Represents an operator that deploys an application</w:t>
      </w:r>
      <w:r w:rsidR="00375470" w:rsidRPr="003E4D0E">
        <w:rPr>
          <w:rFonts w:ascii="Arial" w:hAnsi="Arial"/>
          <w:snapToGrid w:val="0"/>
          <w:lang w:val="en-US"/>
        </w:rPr>
        <w:t>/</w:t>
      </w:r>
      <w:r w:rsidRPr="003E4D0E">
        <w:rPr>
          <w:rFonts w:ascii="Arial" w:hAnsi="Arial"/>
          <w:snapToGrid w:val="0"/>
          <w:lang w:val="en-US"/>
        </w:rPr>
        <w:t xml:space="preserve">service. A GUI </w:t>
      </w:r>
      <w:r w:rsidR="00375470" w:rsidRPr="003E4D0E">
        <w:rPr>
          <w:rFonts w:ascii="Arial" w:hAnsi="Arial"/>
          <w:snapToGrid w:val="0"/>
          <w:lang w:val="en-US"/>
        </w:rPr>
        <w:t xml:space="preserve">has been </w:t>
      </w:r>
      <w:r w:rsidRPr="003E4D0E">
        <w:rPr>
          <w:rFonts w:ascii="Arial" w:hAnsi="Arial"/>
          <w:snapToGrid w:val="0"/>
          <w:lang w:val="en-US"/>
        </w:rPr>
        <w:t>programmed in Net2Plan</w:t>
      </w:r>
      <w:r w:rsidR="00375470" w:rsidRPr="003E4D0E">
        <w:rPr>
          <w:rFonts w:ascii="Arial" w:hAnsi="Arial"/>
          <w:snapToGrid w:val="0"/>
          <w:lang w:val="en-US"/>
        </w:rPr>
        <w:t xml:space="preserve"> to emulate the operator</w:t>
      </w:r>
      <w:r w:rsidR="00574B77" w:rsidRPr="003E4D0E">
        <w:rPr>
          <w:rFonts w:ascii="Arial" w:hAnsi="Arial"/>
          <w:snapToGrid w:val="0"/>
          <w:lang w:val="en-US"/>
        </w:rPr>
        <w:t xml:space="preserve"> behavior</w:t>
      </w:r>
      <w:r w:rsidRPr="003E4D0E">
        <w:rPr>
          <w:rFonts w:ascii="Arial" w:hAnsi="Arial"/>
          <w:snapToGrid w:val="0"/>
          <w:lang w:val="en-US"/>
        </w:rPr>
        <w:t>.</w:t>
      </w:r>
    </w:p>
    <w:p w:rsidR="00A311DC" w:rsidRDefault="00120506" w:rsidP="00886232">
      <w:pPr>
        <w:numPr>
          <w:ilvl w:val="0"/>
          <w:numId w:val="36"/>
        </w:numPr>
        <w:spacing w:before="60" w:line="240" w:lineRule="atLeast"/>
        <w:ind w:left="284" w:hanging="284"/>
        <w:jc w:val="both"/>
      </w:pPr>
      <w:r w:rsidRPr="003E4D0E">
        <w:rPr>
          <w:rFonts w:ascii="Arial" w:hAnsi="Arial"/>
          <w:snapToGrid w:val="0"/>
          <w:lang w:val="en-US"/>
        </w:rPr>
        <w:t>NFV-O</w:t>
      </w:r>
      <w:r w:rsidR="00886232">
        <w:rPr>
          <w:rFonts w:ascii="Arial" w:hAnsi="Arial"/>
          <w:snapToGrid w:val="0"/>
          <w:lang w:val="en-US"/>
        </w:rPr>
        <w:t>rchestrator</w:t>
      </w:r>
      <w:r w:rsidR="00E93CAC">
        <w:rPr>
          <w:rFonts w:ascii="Arial" w:hAnsi="Arial"/>
          <w:snapToGrid w:val="0"/>
          <w:lang w:val="en-US"/>
        </w:rPr>
        <w:t xml:space="preserve"> (NFV-O)</w:t>
      </w:r>
      <w:r w:rsidR="00886232">
        <w:rPr>
          <w:rFonts w:ascii="Arial" w:hAnsi="Arial"/>
          <w:snapToGrid w:val="0"/>
          <w:lang w:val="en-US"/>
        </w:rPr>
        <w:t xml:space="preserve">, implemented with an </w:t>
      </w:r>
      <w:r w:rsidR="00FD637F">
        <w:rPr>
          <w:rFonts w:ascii="Arial" w:hAnsi="Arial"/>
          <w:snapToGrid w:val="0"/>
          <w:lang w:val="en-US"/>
        </w:rPr>
        <w:t xml:space="preserve">ETSI </w:t>
      </w:r>
      <w:r w:rsidRPr="003E4D0E">
        <w:rPr>
          <w:rFonts w:ascii="Arial" w:hAnsi="Arial"/>
          <w:snapToGrid w:val="0"/>
          <w:lang w:val="en-US"/>
        </w:rPr>
        <w:t xml:space="preserve">OSM </w:t>
      </w:r>
      <w:r w:rsidR="00886232">
        <w:rPr>
          <w:rFonts w:ascii="Arial" w:hAnsi="Arial"/>
          <w:snapToGrid w:val="0"/>
          <w:lang w:val="en-US"/>
        </w:rPr>
        <w:t xml:space="preserve">instance </w:t>
      </w:r>
      <w:r w:rsidRPr="003E4D0E">
        <w:rPr>
          <w:rFonts w:ascii="Arial" w:hAnsi="Arial"/>
          <w:snapToGrid w:val="0"/>
          <w:lang w:val="en-US"/>
        </w:rPr>
        <w:t>in charge of the virtualization infrastructure that</w:t>
      </w:r>
      <w:r w:rsidR="008A4B72" w:rsidRPr="003E4D0E">
        <w:rPr>
          <w:rFonts w:ascii="Arial" w:hAnsi="Arial"/>
          <w:snapToGrid w:val="0"/>
          <w:lang w:val="en-US"/>
        </w:rPr>
        <w:t xml:space="preserve"> </w:t>
      </w:r>
      <w:r w:rsidRPr="003E4D0E">
        <w:rPr>
          <w:rFonts w:ascii="Arial" w:hAnsi="Arial"/>
          <w:snapToGrid w:val="0"/>
          <w:lang w:val="en-US"/>
        </w:rPr>
        <w:t>manages and deploys VNFs leveraging in VIMs.</w:t>
      </w:r>
      <w:r w:rsidR="00A311DC" w:rsidRPr="00A311DC">
        <w:rPr>
          <w:rFonts w:ascii="Arial" w:hAnsi="Arial"/>
          <w:snapToGrid w:val="0"/>
          <w:lang w:val="en-US"/>
        </w:rPr>
        <w:t xml:space="preserve"> </w:t>
      </w:r>
    </w:p>
    <w:p w:rsidR="007107E0" w:rsidRPr="003E4D0E" w:rsidRDefault="007107E0" w:rsidP="00886232">
      <w:pPr>
        <w:numPr>
          <w:ilvl w:val="0"/>
          <w:numId w:val="36"/>
        </w:numPr>
        <w:spacing w:before="60" w:line="240" w:lineRule="atLeast"/>
        <w:ind w:left="284" w:hanging="284"/>
        <w:jc w:val="both"/>
        <w:outlineLvl w:val="0"/>
        <w:rPr>
          <w:rFonts w:ascii="Arial" w:hAnsi="Arial"/>
          <w:snapToGrid w:val="0"/>
          <w:lang w:val="en-US"/>
        </w:rPr>
      </w:pPr>
      <w:r w:rsidRPr="003E4D0E">
        <w:rPr>
          <w:rFonts w:ascii="Arial" w:hAnsi="Arial"/>
          <w:snapToGrid w:val="0"/>
          <w:lang w:val="en-US"/>
        </w:rPr>
        <w:lastRenderedPageBreak/>
        <w:t xml:space="preserve">Virtual Infrastructure Managers (VIMs): </w:t>
      </w:r>
      <w:r w:rsidR="00FD637F">
        <w:rPr>
          <w:rFonts w:ascii="Arial" w:hAnsi="Arial"/>
          <w:snapToGrid w:val="0"/>
          <w:lang w:val="en-US"/>
        </w:rPr>
        <w:t xml:space="preserve">are responsible for the instantiation and hosting the virtual machines (VMs) of the VNFs. OpenStack provides this actions. </w:t>
      </w:r>
    </w:p>
    <w:p w:rsidR="009F4CAD" w:rsidRPr="003E4D0E" w:rsidRDefault="009F4CAD" w:rsidP="00886232">
      <w:pPr>
        <w:numPr>
          <w:ilvl w:val="0"/>
          <w:numId w:val="36"/>
        </w:numPr>
        <w:spacing w:before="60" w:line="240" w:lineRule="atLeast"/>
        <w:ind w:left="284" w:hanging="284"/>
        <w:jc w:val="both"/>
        <w:outlineLvl w:val="0"/>
        <w:rPr>
          <w:rFonts w:ascii="Arial" w:hAnsi="Arial"/>
          <w:snapToGrid w:val="0"/>
          <w:lang w:val="en-US"/>
        </w:rPr>
      </w:pPr>
      <w:r w:rsidRPr="003E4D0E">
        <w:rPr>
          <w:rFonts w:ascii="Arial" w:hAnsi="Arial"/>
          <w:snapToGrid w:val="0"/>
          <w:lang w:val="en-US"/>
        </w:rPr>
        <w:t>SDN</w:t>
      </w:r>
      <w:r w:rsidR="00886232">
        <w:rPr>
          <w:rFonts w:ascii="Arial" w:hAnsi="Arial"/>
          <w:snapToGrid w:val="0"/>
          <w:lang w:val="en-US"/>
        </w:rPr>
        <w:t xml:space="preserve">-control of the metropolitan network is performed by </w:t>
      </w:r>
      <w:r w:rsidRPr="003E4D0E">
        <w:rPr>
          <w:rFonts w:ascii="Arial" w:hAnsi="Arial"/>
          <w:snapToGrid w:val="0"/>
          <w:lang w:val="en-US"/>
        </w:rPr>
        <w:t>ONOS</w:t>
      </w:r>
      <w:r w:rsidR="0038242D" w:rsidRPr="003E4D0E">
        <w:rPr>
          <w:rFonts w:ascii="Arial" w:hAnsi="Arial"/>
          <w:snapToGrid w:val="0"/>
          <w:lang w:val="en-US"/>
        </w:rPr>
        <w:t xml:space="preserve"> </w:t>
      </w:r>
      <w:r w:rsidRPr="003E4D0E">
        <w:rPr>
          <w:rFonts w:ascii="Arial" w:hAnsi="Arial"/>
          <w:snapToGrid w:val="0"/>
          <w:lang w:val="en-US"/>
        </w:rPr>
        <w:t xml:space="preserve">via </w:t>
      </w:r>
      <w:proofErr w:type="spellStart"/>
      <w:r w:rsidRPr="003E4D0E">
        <w:rPr>
          <w:rFonts w:ascii="Arial" w:hAnsi="Arial"/>
          <w:snapToGrid w:val="0"/>
          <w:lang w:val="en-US"/>
        </w:rPr>
        <w:t>OpenFlow</w:t>
      </w:r>
      <w:proofErr w:type="spellEnd"/>
      <w:r w:rsidRPr="003E4D0E">
        <w:rPr>
          <w:rFonts w:ascii="Arial" w:hAnsi="Arial"/>
          <w:snapToGrid w:val="0"/>
          <w:lang w:val="en-US"/>
        </w:rPr>
        <w:t>.</w:t>
      </w:r>
    </w:p>
    <w:p w:rsidR="00120506" w:rsidRPr="003E4D0E" w:rsidRDefault="00120506" w:rsidP="00886232">
      <w:pPr>
        <w:numPr>
          <w:ilvl w:val="0"/>
          <w:numId w:val="36"/>
        </w:numPr>
        <w:spacing w:before="60" w:line="240" w:lineRule="atLeast"/>
        <w:ind w:left="284" w:hanging="284"/>
        <w:jc w:val="both"/>
        <w:outlineLvl w:val="0"/>
        <w:rPr>
          <w:rFonts w:ascii="Arial" w:hAnsi="Arial"/>
          <w:snapToGrid w:val="0"/>
          <w:lang w:val="en-US"/>
        </w:rPr>
      </w:pPr>
      <w:r w:rsidRPr="003E4D0E">
        <w:rPr>
          <w:rFonts w:ascii="Arial" w:hAnsi="Arial"/>
          <w:snapToGrid w:val="0"/>
          <w:lang w:val="en-US"/>
        </w:rPr>
        <w:t xml:space="preserve">Emulated </w:t>
      </w:r>
      <w:r w:rsidR="00886232">
        <w:rPr>
          <w:rFonts w:ascii="Arial" w:hAnsi="Arial"/>
          <w:snapToGrid w:val="0"/>
          <w:lang w:val="en-US"/>
        </w:rPr>
        <w:t>t</w:t>
      </w:r>
      <w:r w:rsidRPr="003E4D0E">
        <w:rPr>
          <w:rFonts w:ascii="Arial" w:hAnsi="Arial"/>
          <w:snapToGrid w:val="0"/>
          <w:lang w:val="en-US"/>
        </w:rPr>
        <w:t>ransport</w:t>
      </w:r>
      <w:r w:rsidR="00886232">
        <w:rPr>
          <w:rFonts w:ascii="Arial" w:hAnsi="Arial"/>
          <w:snapToGrid w:val="0"/>
          <w:lang w:val="en-US"/>
        </w:rPr>
        <w:t xml:space="preserve"> is provided by </w:t>
      </w:r>
      <w:proofErr w:type="spellStart"/>
      <w:r w:rsidR="00886232">
        <w:rPr>
          <w:rFonts w:ascii="Arial" w:hAnsi="Arial"/>
          <w:snapToGrid w:val="0"/>
          <w:lang w:val="en-US"/>
        </w:rPr>
        <w:t>Mininet</w:t>
      </w:r>
      <w:proofErr w:type="spellEnd"/>
      <w:r w:rsidR="00886232">
        <w:rPr>
          <w:rFonts w:ascii="Arial" w:hAnsi="Arial"/>
          <w:snapToGrid w:val="0"/>
          <w:lang w:val="en-US"/>
        </w:rPr>
        <w:t xml:space="preserve"> so that realistic packet flows through a metropolitan-size network are established between the VNFs instantiated in commodity hardware appliances</w:t>
      </w:r>
      <w:r w:rsidR="0038242D" w:rsidRPr="003E4D0E">
        <w:rPr>
          <w:rFonts w:ascii="Arial" w:hAnsi="Arial"/>
          <w:snapToGrid w:val="0"/>
          <w:lang w:val="en-US"/>
        </w:rPr>
        <w:t>.</w:t>
      </w:r>
    </w:p>
    <w:p w:rsidR="00042E66" w:rsidRPr="000D204A" w:rsidRDefault="00DA67EF" w:rsidP="00DA67EF">
      <w:pPr>
        <w:numPr>
          <w:ilvl w:val="0"/>
          <w:numId w:val="36"/>
        </w:numPr>
        <w:spacing w:before="60" w:line="240" w:lineRule="atLeast"/>
        <w:ind w:left="284" w:hanging="284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0" wp14:anchorId="023CAB93" wp14:editId="37AFB939">
                <wp:simplePos x="0" y="0"/>
                <wp:positionH relativeFrom="margin">
                  <wp:posOffset>661670</wp:posOffset>
                </wp:positionH>
                <wp:positionV relativeFrom="margin">
                  <wp:posOffset>6119495</wp:posOffset>
                </wp:positionV>
                <wp:extent cx="4434840" cy="2771775"/>
                <wp:effectExtent l="0" t="0" r="3810" b="9525"/>
                <wp:wrapTopAndBottom/>
                <wp:docPr id="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4840" cy="2771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00C9" w:rsidRDefault="0089419D" w:rsidP="008230C9">
                            <w:pPr>
                              <w:pStyle w:val="Descripcin"/>
                              <w:spacing w:before="0" w:after="0"/>
                              <w:jc w:val="center"/>
                              <w:rPr>
                                <w:b w:val="0"/>
                                <w:sz w:val="16"/>
                              </w:rPr>
                            </w:pPr>
                            <w:r>
                              <w:rPr>
                                <w:b w:val="0"/>
                                <w:noProof/>
                                <w:sz w:val="16"/>
                                <w:lang w:val="en-US" w:eastAsia="en-US"/>
                              </w:rPr>
                              <w:drawing>
                                <wp:inline distT="0" distB="0" distL="0" distR="0" wp14:anchorId="708A2C39" wp14:editId="319F4777">
                                  <wp:extent cx="3926871" cy="2618493"/>
                                  <wp:effectExtent l="0" t="0" r="0" b="0"/>
                                  <wp:docPr id="23" name="Imagen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implementation.emf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36850" cy="26251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B6307" w:rsidRPr="006E1C2F" w:rsidRDefault="007B6307" w:rsidP="008230C9">
                            <w:pPr>
                              <w:pStyle w:val="Descripcin"/>
                              <w:spacing w:before="0" w:after="0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 w:rsidRPr="006E1C2F">
                              <w:rPr>
                                <w:b w:val="0"/>
                                <w:sz w:val="16"/>
                              </w:rPr>
                              <w:t>F</w:t>
                            </w:r>
                            <w:r w:rsidR="00EB4E64" w:rsidRPr="006E1C2F">
                              <w:rPr>
                                <w:b w:val="0"/>
                                <w:sz w:val="16"/>
                              </w:rPr>
                              <w:t>ig.2</w:t>
                            </w:r>
                            <w:r w:rsidRPr="006E1C2F">
                              <w:rPr>
                                <w:b w:val="0"/>
                                <w:sz w:val="16"/>
                              </w:rPr>
                              <w:t xml:space="preserve"> – Demonstration </w:t>
                            </w:r>
                            <w:r w:rsidR="00EB4E64">
                              <w:rPr>
                                <w:b w:val="0"/>
                                <w:sz w:val="16"/>
                              </w:rPr>
                              <w:t>testbed configuration</w:t>
                            </w:r>
                            <w:r w:rsidR="008230C9">
                              <w:rPr>
                                <w:b w:val="0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023CAB93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52.1pt;margin-top:481.85pt;width:349.2pt;height:218.2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" o:allowoverlap="f" stroked="f">
                <v:textbox inset="0,0,0,0">
                  <w:txbxContent>
                    <w:p w14:paraId="49F9C8B5" w14:textId="643F6ECA" w:rsidR="00A400C9" w:rsidRDefault="0089419D" w:rsidP="008230C9">
                      <w:pPr>
                        <w:pStyle w:val="Descripcin"/>
                        <w:spacing w:before="0" w:after="0"/>
                        <w:jc w:val="center"/>
                        <w:rPr>
                          <w:b w:val="0"/>
                          <w:sz w:val="16"/>
                        </w:rPr>
                      </w:pPr>
                      <w:r>
                        <w:rPr>
                          <w:b w:val="0"/>
                          <w:noProof/>
                          <w:sz w:val="16"/>
                          <w:lang w:val="es-ES" w:eastAsia="es-ES"/>
                        </w:rPr>
                        <w:drawing>
                          <wp:inline distT="0" distB="0" distL="0" distR="0" wp14:anchorId="708A2C39" wp14:editId="319F4777">
                            <wp:extent cx="3926871" cy="2618493"/>
                            <wp:effectExtent l="0" t="0" r="0" b="0"/>
                            <wp:docPr id="23" name="Imagen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implementation.emf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36850" cy="26251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9A56EE" w14:textId="18A0D271" w:rsidR="007B6307" w:rsidRPr="006E1C2F" w:rsidRDefault="007B6307" w:rsidP="008230C9">
                      <w:pPr>
                        <w:pStyle w:val="Descripcin"/>
                        <w:spacing w:before="0" w:after="0"/>
                        <w:jc w:val="center"/>
                        <w:rPr>
                          <w:noProof/>
                          <w:sz w:val="16"/>
                        </w:rPr>
                      </w:pPr>
                      <w:r w:rsidRPr="006E1C2F">
                        <w:rPr>
                          <w:b w:val="0"/>
                          <w:sz w:val="16"/>
                        </w:rPr>
                        <w:t>F</w:t>
                      </w:r>
                      <w:r w:rsidR="00EB4E64" w:rsidRPr="006E1C2F">
                        <w:rPr>
                          <w:b w:val="0"/>
                          <w:sz w:val="16"/>
                        </w:rPr>
                        <w:t>ig.2</w:t>
                      </w:r>
                      <w:r w:rsidRPr="006E1C2F">
                        <w:rPr>
                          <w:b w:val="0"/>
                          <w:sz w:val="16"/>
                        </w:rPr>
                        <w:t xml:space="preserve"> – Demonstration </w:t>
                      </w:r>
                      <w:r w:rsidR="00EB4E64">
                        <w:rPr>
                          <w:b w:val="0"/>
                          <w:sz w:val="16"/>
                        </w:rPr>
                        <w:t>testbed configuration</w:t>
                      </w:r>
                      <w:r w:rsidR="008230C9">
                        <w:rPr>
                          <w:b w:val="0"/>
                          <w:sz w:val="16"/>
                        </w:rPr>
                        <w:t>.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="00E049EA">
        <w:rPr>
          <w:rFonts w:ascii="Arial" w:hAnsi="Arial"/>
          <w:snapToGrid w:val="0"/>
          <w:lang w:val="en-US"/>
        </w:rPr>
        <w:t xml:space="preserve">Latency-Aware </w:t>
      </w:r>
      <w:r w:rsidR="00120506" w:rsidRPr="000D204A">
        <w:rPr>
          <w:rFonts w:ascii="Arial" w:hAnsi="Arial"/>
          <w:snapToGrid w:val="0"/>
          <w:lang w:val="en-US"/>
        </w:rPr>
        <w:t>Service Cha</w:t>
      </w:r>
      <w:r w:rsidR="006B68A3" w:rsidRPr="000D204A">
        <w:rPr>
          <w:rFonts w:ascii="Arial" w:hAnsi="Arial"/>
          <w:snapToGrid w:val="0"/>
          <w:lang w:val="en-US"/>
        </w:rPr>
        <w:t>in Computation Element (</w:t>
      </w:r>
      <w:r w:rsidR="00E049EA">
        <w:rPr>
          <w:rFonts w:ascii="Arial" w:hAnsi="Arial"/>
          <w:snapToGrid w:val="0"/>
          <w:lang w:val="en-US"/>
        </w:rPr>
        <w:t>LA-</w:t>
      </w:r>
      <w:r w:rsidR="006B68A3" w:rsidRPr="000D204A">
        <w:rPr>
          <w:rFonts w:ascii="Arial" w:hAnsi="Arial"/>
          <w:snapToGrid w:val="0"/>
          <w:lang w:val="en-US"/>
        </w:rPr>
        <w:t xml:space="preserve">SCCE) </w:t>
      </w:r>
      <w:r w:rsidR="00E049EA">
        <w:rPr>
          <w:rFonts w:ascii="Arial" w:hAnsi="Arial"/>
          <w:snapToGrid w:val="0"/>
          <w:lang w:val="en-US"/>
        </w:rPr>
        <w:t xml:space="preserve">represents </w:t>
      </w:r>
      <w:r w:rsidR="00120506" w:rsidRPr="000D204A">
        <w:rPr>
          <w:rFonts w:ascii="Arial" w:hAnsi="Arial"/>
          <w:snapToGrid w:val="0"/>
          <w:lang w:val="en-US"/>
        </w:rPr>
        <w:t>an evolution of the</w:t>
      </w:r>
      <w:r w:rsidR="00E049EA">
        <w:rPr>
          <w:rFonts w:ascii="Arial" w:hAnsi="Arial"/>
          <w:snapToGrid w:val="0"/>
          <w:lang w:val="en-US"/>
        </w:rPr>
        <w:t xml:space="preserve"> classical </w:t>
      </w:r>
      <w:r w:rsidR="00120506" w:rsidRPr="000D204A">
        <w:rPr>
          <w:rFonts w:ascii="Arial" w:hAnsi="Arial"/>
          <w:snapToGrid w:val="0"/>
          <w:lang w:val="en-US"/>
        </w:rPr>
        <w:t>Path Computation</w:t>
      </w:r>
      <w:r w:rsidR="001C0543" w:rsidRPr="000D204A">
        <w:rPr>
          <w:rFonts w:ascii="Arial" w:hAnsi="Arial"/>
          <w:snapToGrid w:val="0"/>
          <w:lang w:val="en-US"/>
        </w:rPr>
        <w:t xml:space="preserve"> </w:t>
      </w:r>
      <w:r w:rsidR="00120506" w:rsidRPr="000D204A">
        <w:rPr>
          <w:rFonts w:ascii="Arial" w:hAnsi="Arial"/>
          <w:snapToGrid w:val="0"/>
          <w:lang w:val="en-US"/>
        </w:rPr>
        <w:t>Element (PCE) tuned for service chain allocations, where the path is constrained</w:t>
      </w:r>
      <w:r w:rsidR="001C0543" w:rsidRPr="000D204A">
        <w:rPr>
          <w:rFonts w:ascii="Arial" w:hAnsi="Arial"/>
          <w:snapToGrid w:val="0"/>
          <w:lang w:val="en-US"/>
        </w:rPr>
        <w:t xml:space="preserve"> </w:t>
      </w:r>
      <w:r w:rsidR="00120506" w:rsidRPr="000D204A">
        <w:rPr>
          <w:rFonts w:ascii="Arial" w:hAnsi="Arial"/>
          <w:snapToGrid w:val="0"/>
          <w:lang w:val="en-US"/>
        </w:rPr>
        <w:t>to traverse a sequence of VNFs</w:t>
      </w:r>
      <w:r w:rsidR="00E049EA">
        <w:rPr>
          <w:rFonts w:ascii="Arial" w:hAnsi="Arial"/>
          <w:snapToGrid w:val="0"/>
          <w:lang w:val="en-US"/>
        </w:rPr>
        <w:t xml:space="preserve"> while satisfying latency </w:t>
      </w:r>
      <w:r>
        <w:rPr>
          <w:rFonts w:ascii="Arial" w:hAnsi="Arial"/>
          <w:snapToGrid w:val="0"/>
          <w:lang w:val="en-US"/>
        </w:rPr>
        <w:t>requirements</w:t>
      </w:r>
      <w:r w:rsidR="00120506" w:rsidRPr="000D204A">
        <w:rPr>
          <w:rFonts w:ascii="Arial" w:hAnsi="Arial"/>
          <w:snapToGrid w:val="0"/>
          <w:lang w:val="en-US"/>
        </w:rPr>
        <w:t>.</w:t>
      </w:r>
      <w:r w:rsidR="006B68A3" w:rsidRPr="000D204A">
        <w:rPr>
          <w:rFonts w:ascii="Arial" w:hAnsi="Arial"/>
          <w:snapToGrid w:val="0"/>
          <w:lang w:val="en-US"/>
        </w:rPr>
        <w:t xml:space="preserve"> </w:t>
      </w:r>
      <w:r w:rsidRPr="00DA67EF">
        <w:rPr>
          <w:rFonts w:ascii="Arial" w:hAnsi="Arial"/>
          <w:snapToGrid w:val="0"/>
          <w:lang w:val="en-US"/>
        </w:rPr>
        <w:t xml:space="preserve">The </w:t>
      </w:r>
      <w:r>
        <w:rPr>
          <w:rFonts w:ascii="Arial" w:hAnsi="Arial"/>
          <w:snapToGrid w:val="0"/>
          <w:lang w:val="en-US"/>
        </w:rPr>
        <w:t>LA-</w:t>
      </w:r>
      <w:r w:rsidRPr="00DA67EF">
        <w:rPr>
          <w:rFonts w:ascii="Arial" w:hAnsi="Arial"/>
          <w:snapToGrid w:val="0"/>
          <w:lang w:val="en-US"/>
        </w:rPr>
        <w:t xml:space="preserve">SCCE is implemented </w:t>
      </w:r>
      <w:r>
        <w:rPr>
          <w:rFonts w:ascii="Arial" w:hAnsi="Arial"/>
          <w:snapToGrid w:val="0"/>
          <w:lang w:val="en-US"/>
        </w:rPr>
        <w:t>as an algorithm in the</w:t>
      </w:r>
      <w:r w:rsidRPr="00DA67EF">
        <w:rPr>
          <w:rFonts w:ascii="Arial" w:hAnsi="Arial"/>
          <w:snapToGrid w:val="0"/>
          <w:lang w:val="en-US"/>
        </w:rPr>
        <w:t xml:space="preserve"> Net2Plan planning tool</w:t>
      </w:r>
      <w:r w:rsidR="006B68A3" w:rsidRPr="000D204A">
        <w:rPr>
          <w:rFonts w:ascii="Arial" w:hAnsi="Arial"/>
          <w:snapToGrid w:val="0"/>
          <w:lang w:val="en-US"/>
        </w:rPr>
        <w:t>.</w:t>
      </w:r>
    </w:p>
    <w:p w:rsidR="00C5752D" w:rsidRPr="003E4D0E" w:rsidRDefault="00A0485C" w:rsidP="00E2122E">
      <w:pPr>
        <w:keepNext/>
        <w:widowControl w:val="0"/>
        <w:numPr>
          <w:ilvl w:val="0"/>
          <w:numId w:val="34"/>
        </w:numPr>
        <w:spacing w:before="120" w:line="240" w:lineRule="atLeast"/>
        <w:ind w:left="425" w:hanging="425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rFonts w:ascii="Arial" w:hAnsi="Arial"/>
          <w:b/>
          <w:snapToGrid w:val="0"/>
          <w:lang w:val="en-US"/>
        </w:rPr>
        <w:t>Demonstration Testbed C</w:t>
      </w:r>
      <w:r w:rsidR="007570DF" w:rsidRPr="003E4D0E">
        <w:rPr>
          <w:rFonts w:ascii="Arial" w:hAnsi="Arial"/>
          <w:b/>
          <w:snapToGrid w:val="0"/>
          <w:lang w:val="en-US"/>
        </w:rPr>
        <w:t>onfiguration</w:t>
      </w:r>
    </w:p>
    <w:p w:rsidR="006112EB" w:rsidRDefault="00F83E9E" w:rsidP="003E4D0E">
      <w:pPr>
        <w:widowControl w:val="0"/>
        <w:spacing w:before="120" w:line="240" w:lineRule="atLeast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rFonts w:ascii="Arial" w:hAnsi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0" wp14:editId="120C4E92">
                <wp:simplePos x="0" y="0"/>
                <wp:positionH relativeFrom="column">
                  <wp:posOffset>-8890</wp:posOffset>
                </wp:positionH>
                <wp:positionV relativeFrom="margin">
                  <wp:posOffset>2540</wp:posOffset>
                </wp:positionV>
                <wp:extent cx="2743200" cy="3006725"/>
                <wp:effectExtent l="0" t="0" r="0" b="3175"/>
                <wp:wrapTopAndBottom/>
                <wp:docPr id="7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00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00C9" w:rsidRDefault="0089419D" w:rsidP="00A400C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sz w:val="16"/>
                                <w:szCs w:val="16"/>
                                <w:lang w:val="en-US" w:eastAsia="en-US"/>
                              </w:rPr>
                              <w:drawing>
                                <wp:inline distT="0" distB="0" distL="0" distR="0" wp14:anchorId="495D0B22" wp14:editId="4D89A6E2">
                                  <wp:extent cx="2560320" cy="2747645"/>
                                  <wp:effectExtent l="0" t="0" r="0" b="0"/>
                                  <wp:docPr id="24" name="Imagen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overview.emf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60320" cy="2747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400C9" w:rsidRPr="00A400C9" w:rsidRDefault="00A400C9" w:rsidP="00A400C9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6C70D2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en-US"/>
                              </w:rPr>
                              <w:t>Fig. 1:</w:t>
                            </w:r>
                            <w:r w:rsidRPr="00A400C9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ab/>
                              <w:t>Demonstration Architecture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id="Cuadro de texto 7" o:spid="_x0000_s1027" type="#_x0000_t202" style="position:absolute;left:0;text-align:left;margin-left:-.7pt;margin-top:.2pt;width:3in;height:23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" o:allowoverlap="f" stroked="f">
                <v:textbox>
                  <w:txbxContent>
                    <w:p w14:paraId="1DF9E94D" w14:textId="2D0F91E7" w:rsidR="00A400C9" w:rsidRDefault="0089419D" w:rsidP="00A400C9">
                      <w:pPr>
                        <w:jc w:val="center"/>
                        <w:rPr>
                          <w:rFonts w:ascii="Arial" w:hAnsi="Arial" w:cs="Arial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noProof/>
                          <w:sz w:val="16"/>
                          <w:szCs w:val="16"/>
                          <w:lang w:val="es-ES" w:eastAsia="es-ES"/>
                        </w:rPr>
                        <w:drawing>
                          <wp:inline distT="0" distB="0" distL="0" distR="0" wp14:anchorId="495D0B22" wp14:editId="4D89A6E2">
                            <wp:extent cx="2560320" cy="2747645"/>
                            <wp:effectExtent l="0" t="0" r="0" b="0"/>
                            <wp:docPr id="24" name="Imagen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overview.emf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60320" cy="2747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777DFAE" w14:textId="0FAF2DFD" w:rsidR="00A400C9" w:rsidRPr="00A400C9" w:rsidRDefault="00A400C9" w:rsidP="00A400C9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  <w:r w:rsidRPr="006C70D2">
                        <w:rPr>
                          <w:rFonts w:ascii="Arial" w:hAnsi="Arial" w:cs="Arial"/>
                          <w:b/>
                          <w:sz w:val="16"/>
                          <w:szCs w:val="16"/>
                          <w:lang w:val="en-US"/>
                        </w:rPr>
                        <w:t>Fig. 1:</w:t>
                      </w:r>
                      <w:r w:rsidRPr="00A400C9"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ab/>
                        <w:t>Demonstration Architecture</w:t>
                      </w:r>
                    </w:p>
                  </w:txbxContent>
                </v:textbox>
                <w10:wrap type="topAndBottom" anchory="margin"/>
              </v:shape>
            </w:pict>
          </mc:Fallback>
        </mc:AlternateContent>
      </w:r>
      <w:r w:rsidR="00795EED">
        <w:rPr>
          <w:rFonts w:ascii="Arial" w:hAnsi="Arial"/>
          <w:snapToGrid w:val="0"/>
          <w:lang w:val="en-US"/>
        </w:rPr>
        <w:t xml:space="preserve">Fig. 2 shows a schema of the physical implementation of this demonstration which is composed of </w:t>
      </w:r>
      <w:r w:rsidR="002326E0">
        <w:rPr>
          <w:rFonts w:ascii="Arial" w:hAnsi="Arial"/>
          <w:snapToGrid w:val="0"/>
          <w:lang w:val="en-US"/>
        </w:rPr>
        <w:t>a personal laptop, three high-performance mini-PCs and two regular auto-configured switches.</w:t>
      </w:r>
      <w:r w:rsidR="00B273A2">
        <w:rPr>
          <w:rFonts w:ascii="Arial" w:hAnsi="Arial"/>
          <w:snapToGrid w:val="0"/>
          <w:lang w:val="en-US"/>
        </w:rPr>
        <w:t xml:space="preserve"> In particular, t</w:t>
      </w:r>
      <w:r w:rsidR="006112EB">
        <w:rPr>
          <w:rFonts w:ascii="Arial" w:hAnsi="Arial"/>
          <w:snapToGrid w:val="0"/>
          <w:lang w:val="en-US"/>
        </w:rPr>
        <w:t xml:space="preserve">he </w:t>
      </w:r>
      <w:r w:rsidR="00B273A2">
        <w:rPr>
          <w:rFonts w:ascii="Arial" w:hAnsi="Arial"/>
          <w:snapToGrid w:val="0"/>
          <w:lang w:val="en-US"/>
        </w:rPr>
        <w:t>Net2Plan planning tool</w:t>
      </w:r>
      <w:r w:rsidR="006112EB">
        <w:rPr>
          <w:rFonts w:ascii="Arial" w:hAnsi="Arial"/>
          <w:snapToGrid w:val="0"/>
          <w:lang w:val="en-US"/>
        </w:rPr>
        <w:t xml:space="preserve"> and OSM </w:t>
      </w:r>
      <w:r w:rsidR="00B273A2">
        <w:rPr>
          <w:rFonts w:ascii="Arial" w:hAnsi="Arial"/>
          <w:snapToGrid w:val="0"/>
          <w:lang w:val="en-US"/>
        </w:rPr>
        <w:t>(in a VM) run</w:t>
      </w:r>
      <w:r w:rsidR="006112EB">
        <w:rPr>
          <w:rFonts w:ascii="Arial" w:hAnsi="Arial"/>
          <w:snapToGrid w:val="0"/>
          <w:lang w:val="en-US"/>
        </w:rPr>
        <w:t xml:space="preserve"> in the personal laptop. </w:t>
      </w:r>
      <w:r w:rsidR="00B273A2">
        <w:rPr>
          <w:rFonts w:ascii="Arial" w:hAnsi="Arial"/>
          <w:snapToGrid w:val="0"/>
          <w:lang w:val="en-US"/>
        </w:rPr>
        <w:t>The t</w:t>
      </w:r>
      <w:r w:rsidR="006112EB">
        <w:rPr>
          <w:rFonts w:ascii="Arial" w:hAnsi="Arial"/>
          <w:snapToGrid w:val="0"/>
          <w:lang w:val="en-US"/>
        </w:rPr>
        <w:t>wo mini</w:t>
      </w:r>
      <w:r w:rsidR="00DA67EF">
        <w:rPr>
          <w:rFonts w:ascii="Arial" w:hAnsi="Arial"/>
          <w:snapToGrid w:val="0"/>
          <w:lang w:val="en-US"/>
        </w:rPr>
        <w:t>-</w:t>
      </w:r>
      <w:r w:rsidR="006112EB">
        <w:rPr>
          <w:rFonts w:ascii="Arial" w:hAnsi="Arial"/>
          <w:snapToGrid w:val="0"/>
          <w:lang w:val="en-US"/>
        </w:rPr>
        <w:t xml:space="preserve">PCs </w:t>
      </w:r>
      <w:r w:rsidR="00B273A2">
        <w:rPr>
          <w:rFonts w:ascii="Arial" w:hAnsi="Arial"/>
          <w:snapToGrid w:val="0"/>
          <w:lang w:val="en-US"/>
        </w:rPr>
        <w:t xml:space="preserve">emulate AMEN/MCEN nodes in a metropolitan network with a </w:t>
      </w:r>
      <w:r w:rsidR="006112EB">
        <w:rPr>
          <w:rFonts w:ascii="Arial" w:hAnsi="Arial"/>
          <w:snapToGrid w:val="0"/>
          <w:lang w:val="en-US"/>
        </w:rPr>
        <w:t>VIM</w:t>
      </w:r>
      <w:r w:rsidR="00B273A2">
        <w:rPr>
          <w:rFonts w:ascii="Arial" w:hAnsi="Arial"/>
          <w:snapToGrid w:val="0"/>
          <w:lang w:val="en-US"/>
        </w:rPr>
        <w:t xml:space="preserve"> OpenStack instance in each of them. One mini-PC runs the ONOS </w:t>
      </w:r>
      <w:r w:rsidR="006112EB">
        <w:rPr>
          <w:rFonts w:ascii="Arial" w:hAnsi="Arial"/>
          <w:snapToGrid w:val="0"/>
          <w:lang w:val="en-US"/>
        </w:rPr>
        <w:t xml:space="preserve">SDN </w:t>
      </w:r>
      <w:r w:rsidR="00B273A2">
        <w:rPr>
          <w:rFonts w:ascii="Arial" w:hAnsi="Arial"/>
          <w:snapToGrid w:val="0"/>
          <w:lang w:val="en-US"/>
        </w:rPr>
        <w:t>c</w:t>
      </w:r>
      <w:r w:rsidR="006112EB">
        <w:rPr>
          <w:rFonts w:ascii="Arial" w:hAnsi="Arial"/>
          <w:snapToGrid w:val="0"/>
          <w:lang w:val="en-US"/>
        </w:rPr>
        <w:t xml:space="preserve">ontroller and the </w:t>
      </w:r>
      <w:proofErr w:type="spellStart"/>
      <w:r w:rsidR="00B273A2">
        <w:rPr>
          <w:rFonts w:ascii="Arial" w:hAnsi="Arial"/>
          <w:snapToGrid w:val="0"/>
          <w:lang w:val="en-US"/>
        </w:rPr>
        <w:t>Mininet</w:t>
      </w:r>
      <w:proofErr w:type="spellEnd"/>
      <w:r w:rsidR="00B273A2">
        <w:rPr>
          <w:rFonts w:ascii="Arial" w:hAnsi="Arial"/>
          <w:snapToGrid w:val="0"/>
          <w:lang w:val="en-US"/>
        </w:rPr>
        <w:t xml:space="preserve"> </w:t>
      </w:r>
      <w:r w:rsidR="006112EB">
        <w:rPr>
          <w:rFonts w:ascii="Arial" w:hAnsi="Arial"/>
          <w:snapToGrid w:val="0"/>
          <w:lang w:val="en-US"/>
        </w:rPr>
        <w:t xml:space="preserve">emulated </w:t>
      </w:r>
      <w:r w:rsidR="00B273A2">
        <w:rPr>
          <w:rFonts w:ascii="Arial" w:hAnsi="Arial"/>
          <w:snapToGrid w:val="0"/>
          <w:lang w:val="en-US"/>
        </w:rPr>
        <w:t>metropolitan transport network</w:t>
      </w:r>
      <w:r w:rsidR="006112EB">
        <w:rPr>
          <w:rFonts w:ascii="Arial" w:hAnsi="Arial"/>
          <w:snapToGrid w:val="0"/>
          <w:lang w:val="en-US"/>
        </w:rPr>
        <w:t>.</w:t>
      </w:r>
    </w:p>
    <w:p w:rsidR="00063514" w:rsidRDefault="00063514" w:rsidP="00063514">
      <w:pPr>
        <w:widowControl w:val="0"/>
        <w:spacing w:line="240" w:lineRule="atLeast"/>
        <w:jc w:val="both"/>
        <w:rPr>
          <w:rFonts w:ascii="Arial" w:hAnsi="Arial"/>
          <w:snapToGrid w:val="0"/>
          <w:lang w:val="en-US"/>
        </w:rPr>
      </w:pPr>
      <w:r>
        <w:rPr>
          <w:rFonts w:ascii="Arial" w:hAnsi="Arial"/>
          <w:snapToGrid w:val="0"/>
          <w:lang w:val="en-US"/>
        </w:rPr>
        <w:t xml:space="preserve">Fig. 2 also clearly differentiates the control-plane network (in blue) from the data-plane network (in green). In the control plane, one regular switch interconnects OSM, the two OpenStack instances, ONOS and Net2Plan. The data-plane network provides data-plane layer-3 connectivity using the other switch with specific physical interfaces to communicate the emulated hosts in </w:t>
      </w:r>
      <w:proofErr w:type="spellStart"/>
      <w:r w:rsidR="004C6E70">
        <w:rPr>
          <w:rFonts w:ascii="Arial" w:hAnsi="Arial"/>
          <w:snapToGrid w:val="0"/>
          <w:lang w:val="en-US"/>
        </w:rPr>
        <w:t>Mininet</w:t>
      </w:r>
      <w:proofErr w:type="spellEnd"/>
      <w:r w:rsidR="004C6E70">
        <w:rPr>
          <w:rFonts w:ascii="Arial" w:hAnsi="Arial"/>
          <w:snapToGrid w:val="0"/>
          <w:lang w:val="en-US"/>
        </w:rPr>
        <w:t xml:space="preserve"> </w:t>
      </w:r>
      <w:r>
        <w:rPr>
          <w:rFonts w:ascii="Arial" w:hAnsi="Arial"/>
          <w:snapToGrid w:val="0"/>
          <w:lang w:val="en-US"/>
        </w:rPr>
        <w:t xml:space="preserve">with the VNFs instantiated by the VIMs in the mini-PCs. </w:t>
      </w:r>
      <w:r w:rsidRPr="002D6F1E">
        <w:rPr>
          <w:rFonts w:ascii="Arial" w:hAnsi="Arial"/>
          <w:snapToGrid w:val="0"/>
          <w:lang w:val="en-US"/>
        </w:rPr>
        <w:t>The OpenStack</w:t>
      </w:r>
      <w:r>
        <w:rPr>
          <w:rFonts w:ascii="Arial" w:hAnsi="Arial"/>
          <w:snapToGrid w:val="0"/>
          <w:lang w:val="en-US"/>
        </w:rPr>
        <w:t xml:space="preserve"> VIMs are </w:t>
      </w:r>
      <w:r w:rsidRPr="002D6F1E">
        <w:rPr>
          <w:rFonts w:ascii="Arial" w:hAnsi="Arial"/>
          <w:snapToGrid w:val="0"/>
          <w:lang w:val="en-US"/>
        </w:rPr>
        <w:t>set up with an internal private network to place</w:t>
      </w:r>
      <w:r>
        <w:rPr>
          <w:rFonts w:ascii="Arial" w:hAnsi="Arial"/>
          <w:snapToGrid w:val="0"/>
          <w:lang w:val="en-US"/>
        </w:rPr>
        <w:t xml:space="preserve"> </w:t>
      </w:r>
      <w:r w:rsidRPr="002D6F1E">
        <w:rPr>
          <w:rFonts w:ascii="Arial" w:hAnsi="Arial"/>
          <w:snapToGrid w:val="0"/>
          <w:lang w:val="en-US"/>
        </w:rPr>
        <w:t>the VMs</w:t>
      </w:r>
      <w:r>
        <w:rPr>
          <w:rFonts w:ascii="Arial" w:hAnsi="Arial"/>
          <w:snapToGrid w:val="0"/>
          <w:lang w:val="en-US"/>
        </w:rPr>
        <w:t xml:space="preserve"> of the VNFs</w:t>
      </w:r>
      <w:r w:rsidRPr="002D6F1E">
        <w:rPr>
          <w:rFonts w:ascii="Arial" w:hAnsi="Arial"/>
          <w:snapToGrid w:val="0"/>
          <w:lang w:val="en-US"/>
        </w:rPr>
        <w:t>.</w:t>
      </w:r>
      <w:r>
        <w:rPr>
          <w:rFonts w:ascii="Arial" w:hAnsi="Arial"/>
          <w:snapToGrid w:val="0"/>
          <w:lang w:val="en-US"/>
        </w:rPr>
        <w:t xml:space="preserve"> The VMs have external connectivity given by floating IPs of a public network with access to the data plane network. </w:t>
      </w:r>
    </w:p>
    <w:p w:rsidR="00C5752D" w:rsidRPr="003E4D0E" w:rsidRDefault="008230C9" w:rsidP="00063514">
      <w:pPr>
        <w:widowControl w:val="0"/>
        <w:numPr>
          <w:ilvl w:val="0"/>
          <w:numId w:val="34"/>
        </w:numPr>
        <w:spacing w:before="120" w:line="240" w:lineRule="atLeast"/>
        <w:ind w:left="426" w:hanging="426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rFonts w:ascii="Arial" w:hAnsi="Arial"/>
          <w:b/>
          <w:snapToGrid w:val="0"/>
          <w:lang w:val="en-US"/>
        </w:rPr>
        <w:t>Demonstration workflow</w:t>
      </w:r>
    </w:p>
    <w:p w:rsidR="007D7C40" w:rsidRPr="003E4D0E" w:rsidRDefault="008230C9" w:rsidP="00063514">
      <w:pPr>
        <w:widowControl w:val="0"/>
        <w:spacing w:before="120" w:line="240" w:lineRule="atLeast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rFonts w:ascii="Arial" w:hAnsi="Arial"/>
          <w:snapToGrid w:val="0"/>
          <w:lang w:val="en-US"/>
        </w:rPr>
        <w:t>The demonstration follows the following steps</w:t>
      </w:r>
      <w:r w:rsidR="007D7C40">
        <w:rPr>
          <w:rFonts w:ascii="Arial" w:hAnsi="Arial"/>
          <w:snapToGrid w:val="0"/>
          <w:lang w:val="en-US"/>
        </w:rPr>
        <w:t>:</w:t>
      </w:r>
    </w:p>
    <w:p w:rsidR="007D7C40" w:rsidRDefault="003527EE" w:rsidP="00063514">
      <w:pPr>
        <w:widowControl w:val="0"/>
        <w:numPr>
          <w:ilvl w:val="1"/>
          <w:numId w:val="37"/>
        </w:numPr>
        <w:tabs>
          <w:tab w:val="left" w:pos="426"/>
        </w:tabs>
        <w:spacing w:line="240" w:lineRule="atLeast"/>
        <w:ind w:left="426" w:hanging="426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rFonts w:ascii="Arial" w:hAnsi="Arial"/>
          <w:snapToGrid w:val="0"/>
          <w:lang w:val="en-US"/>
        </w:rPr>
        <w:t>Firstly, i</w:t>
      </w:r>
      <w:r w:rsidR="007D7C40" w:rsidRPr="007D7C40">
        <w:rPr>
          <w:rFonts w:ascii="Arial" w:hAnsi="Arial"/>
          <w:snapToGrid w:val="0"/>
          <w:lang w:val="en-US"/>
        </w:rPr>
        <w:t xml:space="preserve">n the load process, Net2plan receives the entire information of the NVF and IT resources via </w:t>
      </w:r>
      <w:r w:rsidR="00664FD3">
        <w:rPr>
          <w:rFonts w:ascii="Arial" w:hAnsi="Arial"/>
          <w:snapToGrid w:val="0"/>
          <w:lang w:val="en-US"/>
        </w:rPr>
        <w:t>REST/</w:t>
      </w:r>
      <w:r w:rsidR="007D7C40" w:rsidRPr="007D7C40">
        <w:rPr>
          <w:rFonts w:ascii="Arial" w:hAnsi="Arial"/>
          <w:snapToGrid w:val="0"/>
          <w:lang w:val="en-US"/>
        </w:rPr>
        <w:t>API from OSM and the VIMs</w:t>
      </w:r>
      <w:r>
        <w:rPr>
          <w:rFonts w:ascii="Arial" w:hAnsi="Arial"/>
          <w:snapToGrid w:val="0"/>
          <w:lang w:val="en-US"/>
        </w:rPr>
        <w:t xml:space="preserve"> and the emulated transport network data from ONOS</w:t>
      </w:r>
      <w:r w:rsidR="007D7C40" w:rsidRPr="007D7C40">
        <w:rPr>
          <w:rFonts w:ascii="Arial" w:hAnsi="Arial"/>
          <w:snapToGrid w:val="0"/>
          <w:lang w:val="en-US"/>
        </w:rPr>
        <w:t>.</w:t>
      </w:r>
    </w:p>
    <w:p w:rsidR="007D7C40" w:rsidRDefault="005E6BC4" w:rsidP="00063514">
      <w:pPr>
        <w:widowControl w:val="0"/>
        <w:numPr>
          <w:ilvl w:val="1"/>
          <w:numId w:val="37"/>
        </w:numPr>
        <w:tabs>
          <w:tab w:val="left" w:pos="426"/>
        </w:tabs>
        <w:spacing w:line="240" w:lineRule="atLeast"/>
        <w:ind w:left="426" w:hanging="426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rFonts w:ascii="Arial" w:hAnsi="Arial"/>
          <w:snapToGrid w:val="0"/>
          <w:lang w:val="en-US"/>
        </w:rPr>
        <w:t>Fig. 3</w:t>
      </w:r>
      <w:r w:rsidR="00E93CAC">
        <w:rPr>
          <w:rFonts w:ascii="Arial" w:hAnsi="Arial"/>
          <w:snapToGrid w:val="0"/>
          <w:lang w:val="en-US"/>
        </w:rPr>
        <w:t> (</w:t>
      </w:r>
      <w:r>
        <w:rPr>
          <w:rFonts w:ascii="Arial" w:hAnsi="Arial"/>
          <w:snapToGrid w:val="0"/>
          <w:lang w:val="en-US"/>
        </w:rPr>
        <w:t>a)</w:t>
      </w:r>
      <w:r w:rsidR="00E93CAC">
        <w:rPr>
          <w:rFonts w:ascii="Arial" w:hAnsi="Arial"/>
          <w:snapToGrid w:val="0"/>
          <w:lang w:val="en-US"/>
        </w:rPr>
        <w:t xml:space="preserve"> shows </w:t>
      </w:r>
      <w:r>
        <w:rPr>
          <w:rFonts w:ascii="Arial" w:hAnsi="Arial"/>
          <w:snapToGrid w:val="0"/>
          <w:lang w:val="en-US"/>
        </w:rPr>
        <w:t>how t</w:t>
      </w:r>
      <w:r w:rsidR="007D7C40" w:rsidRPr="007D7C40">
        <w:rPr>
          <w:rFonts w:ascii="Arial" w:hAnsi="Arial"/>
          <w:snapToGrid w:val="0"/>
          <w:lang w:val="en-US"/>
        </w:rPr>
        <w:t>he user defines the service chain request (origin and destination nodes, sorted sequence of VNFs</w:t>
      </w:r>
      <w:r w:rsidR="003527EE">
        <w:rPr>
          <w:rFonts w:ascii="Arial" w:hAnsi="Arial"/>
          <w:snapToGrid w:val="0"/>
          <w:lang w:val="en-US"/>
        </w:rPr>
        <w:t>,</w:t>
      </w:r>
      <w:r w:rsidR="007D7C40" w:rsidRPr="007D7C40">
        <w:rPr>
          <w:rFonts w:ascii="Arial" w:hAnsi="Arial"/>
          <w:snapToGrid w:val="0"/>
          <w:lang w:val="en-US"/>
        </w:rPr>
        <w:t xml:space="preserve"> bandwidth</w:t>
      </w:r>
      <w:r w:rsidR="003527EE">
        <w:rPr>
          <w:rFonts w:ascii="Arial" w:hAnsi="Arial"/>
          <w:snapToGrid w:val="0"/>
          <w:lang w:val="en-US"/>
        </w:rPr>
        <w:t xml:space="preserve"> and latency</w:t>
      </w:r>
      <w:r w:rsidR="007D7C40" w:rsidRPr="007D7C40">
        <w:rPr>
          <w:rFonts w:ascii="Arial" w:hAnsi="Arial"/>
          <w:snapToGrid w:val="0"/>
          <w:lang w:val="en-US"/>
        </w:rPr>
        <w:t xml:space="preserve">) from the </w:t>
      </w:r>
      <w:r w:rsidR="00E93CAC" w:rsidRPr="007D7C40">
        <w:rPr>
          <w:rFonts w:ascii="Arial" w:hAnsi="Arial"/>
          <w:snapToGrid w:val="0"/>
          <w:lang w:val="en-US"/>
        </w:rPr>
        <w:t xml:space="preserve">Net2plan </w:t>
      </w:r>
      <w:r w:rsidR="007D7C40" w:rsidRPr="007D7C40">
        <w:rPr>
          <w:rFonts w:ascii="Arial" w:hAnsi="Arial"/>
          <w:snapToGrid w:val="0"/>
          <w:lang w:val="en-US"/>
        </w:rPr>
        <w:t>GUI</w:t>
      </w:r>
      <w:r w:rsidR="003527EE">
        <w:rPr>
          <w:rFonts w:ascii="Arial" w:hAnsi="Arial"/>
          <w:snapToGrid w:val="0"/>
          <w:lang w:val="en-US"/>
        </w:rPr>
        <w:t xml:space="preserve">. </w:t>
      </w:r>
    </w:p>
    <w:p w:rsidR="007D7C40" w:rsidRDefault="008230C9" w:rsidP="00063514">
      <w:pPr>
        <w:widowControl w:val="0"/>
        <w:numPr>
          <w:ilvl w:val="1"/>
          <w:numId w:val="37"/>
        </w:numPr>
        <w:tabs>
          <w:tab w:val="left" w:pos="426"/>
        </w:tabs>
        <w:spacing w:line="240" w:lineRule="atLeast"/>
        <w:ind w:left="426" w:hanging="426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0" wp14:anchorId="42F4E642" wp14:editId="0AE4A5BA">
                <wp:simplePos x="0" y="0"/>
                <wp:positionH relativeFrom="margin">
                  <wp:posOffset>-1270</wp:posOffset>
                </wp:positionH>
                <wp:positionV relativeFrom="page">
                  <wp:posOffset>899160</wp:posOffset>
                </wp:positionV>
                <wp:extent cx="5763260" cy="2289175"/>
                <wp:effectExtent l="0" t="0" r="8890" b="0"/>
                <wp:wrapTopAndBottom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3260" cy="2289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73A2" w:rsidRDefault="008230C9" w:rsidP="00B273A2">
                            <w:pPr>
                              <w:pStyle w:val="Descripcin"/>
                              <w:jc w:val="center"/>
                              <w:rPr>
                                <w:b w:val="0"/>
                                <w:sz w:val="16"/>
                              </w:rPr>
                            </w:pPr>
                            <w:r w:rsidRPr="008230C9"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2EB984E2" wp14:editId="19627407">
                                  <wp:extent cx="5763260" cy="1624581"/>
                                  <wp:effectExtent l="0" t="0" r="0" b="0"/>
                                  <wp:docPr id="27" name="Imagen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3260" cy="16245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273A2" w:rsidRPr="000A09A2" w:rsidRDefault="00B273A2" w:rsidP="00B273A2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16"/>
                                <w:lang w:val="en-US"/>
                              </w:rPr>
                            </w:pPr>
                            <w:r w:rsidRP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>Fig.</w:t>
                            </w:r>
                            <w:r w:rsidR="008230C9" w:rsidRP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>3</w:t>
                            </w:r>
                            <w:r w:rsidRP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 xml:space="preserve"> – </w:t>
                            </w:r>
                            <w:r w:rsidR="008230C9" w:rsidRP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>Snapshots of the open-source modules used in the d</w:t>
                            </w:r>
                            <w:r w:rsidR="00A75C2C" w:rsidRP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>emonstration</w:t>
                            </w:r>
                            <w:r w:rsidR="008230C9" w:rsidRP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 xml:space="preserve">. (a) Net2Plan graphical user interface (GUI) showing the (Spanish) and the route implementation passing </w:t>
                            </w:r>
                            <w:del w:id="74" w:author="Javier Moreno" w:date="2018-05-23T10:01:00Z">
                              <w:r w:rsidR="008230C9" w:rsidRPr="000A09A2" w:rsidDel="003874F6">
                                <w:rPr>
                                  <w:b w:val="0"/>
                                  <w:sz w:val="16"/>
                                  <w:lang w:val="en-US"/>
                                </w:rPr>
                                <w:delText>though</w:delText>
                              </w:r>
                            </w:del>
                            <w:ins w:id="75" w:author="Javier Moreno" w:date="2018-05-23T10:01:00Z">
                              <w:r w:rsidR="003874F6" w:rsidRPr="000A09A2">
                                <w:rPr>
                                  <w:b w:val="0"/>
                                  <w:sz w:val="16"/>
                                  <w:lang w:val="en-US"/>
                                </w:rPr>
                                <w:t>through</w:t>
                              </w:r>
                            </w:ins>
                            <w:r w:rsidR="008230C9" w:rsidRP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 xml:space="preserve"> an emulated AMEN/MCEN (Madrid) with two instantiated VNFs. (b) OSM </w:t>
                            </w:r>
                            <w:r w:rsidR="000A09A2" w:rsidRP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 xml:space="preserve">GUI showing the </w:t>
                            </w:r>
                            <w:r w:rsidR="008230C9" w:rsidRP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 xml:space="preserve">two </w:t>
                            </w:r>
                            <w:r w:rsidR="000A09A2" w:rsidRP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 xml:space="preserve">VNFs up and running. ONOS GUI showing (c) </w:t>
                            </w:r>
                            <w:proofErr w:type="spellStart"/>
                            <w:r w:rsidR="000A09A2" w:rsidRP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>OpenFlow</w:t>
                            </w:r>
                            <w:proofErr w:type="spellEnd"/>
                            <w:r w:rsidR="000A09A2" w:rsidRP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 xml:space="preserve"> rules in a</w:t>
                            </w:r>
                            <w:ins w:id="76" w:author="Javier Moreno" w:date="2018-05-23T10:07:00Z">
                              <w:r w:rsidR="00491A83">
                                <w:rPr>
                                  <w:b w:val="0"/>
                                  <w:sz w:val="16"/>
                                  <w:lang w:val="en-US"/>
                                </w:rPr>
                                <w:t xml:space="preserve"> virtual</w:t>
                              </w:r>
                            </w:ins>
                            <w:r w:rsidR="000A09A2" w:rsidRP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>Mininet</w:t>
                            </w:r>
                            <w:proofErr w:type="spellEnd"/>
                            <w:r w:rsid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 xml:space="preserve"> switch (d) the (Spanish) topology and several flows.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F4E642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-.1pt;margin-top:70.8pt;width:453.8pt;height:180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" o:allowoverlap="f" stroked="f">
                <v:textbox inset="0,0,0,0">
                  <w:txbxContent>
                    <w:p w:rsidR="00B273A2" w:rsidRDefault="008230C9" w:rsidP="00B273A2">
                      <w:pPr>
                        <w:pStyle w:val="Descripcin"/>
                        <w:jc w:val="center"/>
                        <w:rPr>
                          <w:b w:val="0"/>
                          <w:sz w:val="16"/>
                        </w:rPr>
                      </w:pPr>
                      <w:r w:rsidRPr="008230C9"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2EB984E2" wp14:editId="19627407">
                            <wp:extent cx="5763260" cy="1624581"/>
                            <wp:effectExtent l="0" t="0" r="0" b="0"/>
                            <wp:docPr id="27" name="Imagen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3260" cy="162458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273A2" w:rsidRPr="000A09A2" w:rsidRDefault="00B273A2" w:rsidP="00B273A2">
                      <w:pPr>
                        <w:pStyle w:val="Descripcin"/>
                        <w:jc w:val="center"/>
                        <w:rPr>
                          <w:noProof/>
                          <w:sz w:val="16"/>
                          <w:lang w:val="en-US"/>
                        </w:rPr>
                      </w:pPr>
                      <w:r w:rsidRPr="000A09A2">
                        <w:rPr>
                          <w:b w:val="0"/>
                          <w:sz w:val="16"/>
                          <w:lang w:val="en-US"/>
                        </w:rPr>
                        <w:t>Fig.</w:t>
                      </w:r>
                      <w:r w:rsidR="008230C9" w:rsidRPr="000A09A2">
                        <w:rPr>
                          <w:b w:val="0"/>
                          <w:sz w:val="16"/>
                          <w:lang w:val="en-US"/>
                        </w:rPr>
                        <w:t>3</w:t>
                      </w:r>
                      <w:r w:rsidRPr="000A09A2">
                        <w:rPr>
                          <w:b w:val="0"/>
                          <w:sz w:val="16"/>
                          <w:lang w:val="en-US"/>
                        </w:rPr>
                        <w:t xml:space="preserve"> – </w:t>
                      </w:r>
                      <w:r w:rsidR="008230C9" w:rsidRPr="000A09A2">
                        <w:rPr>
                          <w:b w:val="0"/>
                          <w:sz w:val="16"/>
                          <w:lang w:val="en-US"/>
                        </w:rPr>
                        <w:t>Snapshots of the open-source modules used in the d</w:t>
                      </w:r>
                      <w:r w:rsidR="00A75C2C" w:rsidRPr="000A09A2">
                        <w:rPr>
                          <w:b w:val="0"/>
                          <w:sz w:val="16"/>
                          <w:lang w:val="en-US"/>
                        </w:rPr>
                        <w:t>emonstration</w:t>
                      </w:r>
                      <w:r w:rsidR="008230C9" w:rsidRPr="000A09A2">
                        <w:rPr>
                          <w:b w:val="0"/>
                          <w:sz w:val="16"/>
                          <w:lang w:val="en-US"/>
                        </w:rPr>
                        <w:t xml:space="preserve">. (a) Net2Plan graphical user interface (GUI) showing the (Spanish) and the route implementation passing </w:t>
                      </w:r>
                      <w:del w:id="77" w:author="Javier Moreno" w:date="2018-05-23T10:01:00Z">
                        <w:r w:rsidR="008230C9" w:rsidRPr="000A09A2" w:rsidDel="003874F6">
                          <w:rPr>
                            <w:b w:val="0"/>
                            <w:sz w:val="16"/>
                            <w:lang w:val="en-US"/>
                          </w:rPr>
                          <w:delText>though</w:delText>
                        </w:r>
                      </w:del>
                      <w:ins w:id="78" w:author="Javier Moreno" w:date="2018-05-23T10:01:00Z">
                        <w:r w:rsidR="003874F6" w:rsidRPr="000A09A2">
                          <w:rPr>
                            <w:b w:val="0"/>
                            <w:sz w:val="16"/>
                            <w:lang w:val="en-US"/>
                          </w:rPr>
                          <w:t>through</w:t>
                        </w:r>
                      </w:ins>
                      <w:r w:rsidR="008230C9" w:rsidRPr="000A09A2">
                        <w:rPr>
                          <w:b w:val="0"/>
                          <w:sz w:val="16"/>
                          <w:lang w:val="en-US"/>
                        </w:rPr>
                        <w:t xml:space="preserve"> an emulated AMEN/MCEN (Madrid) with two instantiated VNFs. (b) OSM </w:t>
                      </w:r>
                      <w:r w:rsidR="000A09A2" w:rsidRPr="000A09A2">
                        <w:rPr>
                          <w:b w:val="0"/>
                          <w:sz w:val="16"/>
                          <w:lang w:val="en-US"/>
                        </w:rPr>
                        <w:t xml:space="preserve">GUI showing the </w:t>
                      </w:r>
                      <w:r w:rsidR="008230C9" w:rsidRPr="000A09A2">
                        <w:rPr>
                          <w:b w:val="0"/>
                          <w:sz w:val="16"/>
                          <w:lang w:val="en-US"/>
                        </w:rPr>
                        <w:t xml:space="preserve">two </w:t>
                      </w:r>
                      <w:r w:rsidR="000A09A2" w:rsidRPr="000A09A2">
                        <w:rPr>
                          <w:b w:val="0"/>
                          <w:sz w:val="16"/>
                          <w:lang w:val="en-US"/>
                        </w:rPr>
                        <w:t xml:space="preserve">VNFs up and running. ONOS GUI showing (c) </w:t>
                      </w:r>
                      <w:proofErr w:type="spellStart"/>
                      <w:r w:rsidR="000A09A2" w:rsidRPr="000A09A2">
                        <w:rPr>
                          <w:b w:val="0"/>
                          <w:sz w:val="16"/>
                          <w:lang w:val="en-US"/>
                        </w:rPr>
                        <w:t>OpenFlow</w:t>
                      </w:r>
                      <w:proofErr w:type="spellEnd"/>
                      <w:r w:rsidR="000A09A2" w:rsidRPr="000A09A2">
                        <w:rPr>
                          <w:b w:val="0"/>
                          <w:sz w:val="16"/>
                          <w:lang w:val="en-US"/>
                        </w:rPr>
                        <w:t xml:space="preserve"> rules in a</w:t>
                      </w:r>
                      <w:ins w:id="79" w:author="Javier Moreno" w:date="2018-05-23T10:07:00Z">
                        <w:r w:rsidR="00491A83">
                          <w:rPr>
                            <w:b w:val="0"/>
                            <w:sz w:val="16"/>
                            <w:lang w:val="en-US"/>
                          </w:rPr>
                          <w:t xml:space="preserve"> virtual</w:t>
                        </w:r>
                      </w:ins>
                      <w:r w:rsidR="000A09A2" w:rsidRPr="000A09A2">
                        <w:rPr>
                          <w:b w:val="0"/>
                          <w:sz w:val="16"/>
                          <w:lang w:val="en-US"/>
                        </w:rPr>
                        <w:t xml:space="preserve"> </w:t>
                      </w:r>
                      <w:proofErr w:type="spellStart"/>
                      <w:r w:rsidR="000A09A2">
                        <w:rPr>
                          <w:b w:val="0"/>
                          <w:sz w:val="16"/>
                          <w:lang w:val="en-US"/>
                        </w:rPr>
                        <w:t>Mininet</w:t>
                      </w:r>
                      <w:proofErr w:type="spellEnd"/>
                      <w:r w:rsidR="000A09A2">
                        <w:rPr>
                          <w:b w:val="0"/>
                          <w:sz w:val="16"/>
                          <w:lang w:val="en-US"/>
                        </w:rPr>
                        <w:t xml:space="preserve"> switch (d) the (Spanish) topology and several flows.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7D7C40" w:rsidRPr="007D7C40">
        <w:rPr>
          <w:rFonts w:ascii="Arial" w:hAnsi="Arial"/>
          <w:snapToGrid w:val="0"/>
          <w:lang w:val="en-US"/>
        </w:rPr>
        <w:t xml:space="preserve">Net2plan receives the </w:t>
      </w:r>
      <w:r w:rsidR="00A72196">
        <w:rPr>
          <w:rFonts w:ascii="Arial" w:hAnsi="Arial"/>
          <w:snapToGrid w:val="0"/>
          <w:lang w:val="en-US"/>
        </w:rPr>
        <w:t>service chain</w:t>
      </w:r>
      <w:r w:rsidR="007D7C40" w:rsidRPr="007D7C40">
        <w:rPr>
          <w:rFonts w:ascii="Arial" w:hAnsi="Arial"/>
          <w:snapToGrid w:val="0"/>
          <w:lang w:val="en-US"/>
        </w:rPr>
        <w:t xml:space="preserve"> request</w:t>
      </w:r>
      <w:r w:rsidR="00E93CAC">
        <w:rPr>
          <w:rFonts w:ascii="Arial" w:hAnsi="Arial"/>
          <w:snapToGrid w:val="0"/>
          <w:lang w:val="en-US"/>
        </w:rPr>
        <w:t xml:space="preserve"> and</w:t>
      </w:r>
      <w:r w:rsidR="00A72196">
        <w:rPr>
          <w:rFonts w:ascii="Arial" w:hAnsi="Arial"/>
          <w:snapToGrid w:val="0"/>
          <w:lang w:val="en-US"/>
        </w:rPr>
        <w:t xml:space="preserve"> </w:t>
      </w:r>
      <w:r w:rsidR="00E93CAC">
        <w:rPr>
          <w:rFonts w:ascii="Arial" w:hAnsi="Arial"/>
          <w:snapToGrid w:val="0"/>
          <w:lang w:val="en-US"/>
        </w:rPr>
        <w:t xml:space="preserve">calculates </w:t>
      </w:r>
      <w:r w:rsidR="00A72196">
        <w:rPr>
          <w:rFonts w:ascii="Arial" w:hAnsi="Arial"/>
          <w:snapToGrid w:val="0"/>
          <w:lang w:val="en-US"/>
        </w:rPr>
        <w:t xml:space="preserve">k-shortest service-chain-based paths </w:t>
      </w:r>
      <w:r w:rsidR="00E93CAC">
        <w:rPr>
          <w:rFonts w:ascii="Arial" w:hAnsi="Arial"/>
          <w:snapToGrid w:val="0"/>
          <w:lang w:val="en-US"/>
        </w:rPr>
        <w:t xml:space="preserve">that need to </w:t>
      </w:r>
      <w:r w:rsidR="00A72196">
        <w:rPr>
          <w:rFonts w:ascii="Arial" w:hAnsi="Arial"/>
          <w:snapToGrid w:val="0"/>
          <w:lang w:val="en-US"/>
        </w:rPr>
        <w:t>guarantee the</w:t>
      </w:r>
      <w:r w:rsidR="003423BE">
        <w:rPr>
          <w:rFonts w:ascii="Arial" w:hAnsi="Arial"/>
          <w:snapToGrid w:val="0"/>
          <w:lang w:val="en-US"/>
        </w:rPr>
        <w:t xml:space="preserve"> End-to-End</w:t>
      </w:r>
      <w:r w:rsidR="00A72196">
        <w:rPr>
          <w:rFonts w:ascii="Arial" w:hAnsi="Arial"/>
          <w:snapToGrid w:val="0"/>
          <w:lang w:val="en-US"/>
        </w:rPr>
        <w:t xml:space="preserve"> latency specifications</w:t>
      </w:r>
      <w:bookmarkStart w:id="80" w:name="_GoBack"/>
      <w:bookmarkEnd w:id="80"/>
      <w:r w:rsidR="00E93CAC">
        <w:rPr>
          <w:rFonts w:ascii="Arial" w:hAnsi="Arial"/>
          <w:snapToGrid w:val="0"/>
          <w:lang w:val="en-US"/>
        </w:rPr>
        <w:t>. T</w:t>
      </w:r>
      <w:r w:rsidR="00A72196">
        <w:rPr>
          <w:rFonts w:ascii="Arial" w:hAnsi="Arial"/>
          <w:snapToGrid w:val="0"/>
          <w:lang w:val="en-US"/>
        </w:rPr>
        <w:t xml:space="preserve">he </w:t>
      </w:r>
      <w:r w:rsidR="007D7C40" w:rsidRPr="007D7C40">
        <w:rPr>
          <w:rFonts w:ascii="Arial" w:hAnsi="Arial"/>
          <w:snapToGrid w:val="0"/>
          <w:lang w:val="en-US"/>
        </w:rPr>
        <w:t xml:space="preserve">algorithm returns the </w:t>
      </w:r>
      <w:r w:rsidR="00E93CAC">
        <w:rPr>
          <w:rFonts w:ascii="Arial" w:hAnsi="Arial"/>
          <w:snapToGrid w:val="0"/>
          <w:lang w:val="en-US"/>
        </w:rPr>
        <w:t>SC implementation details</w:t>
      </w:r>
      <w:r w:rsidR="007D7C40" w:rsidRPr="007D7C40">
        <w:rPr>
          <w:rFonts w:ascii="Arial" w:hAnsi="Arial"/>
          <w:snapToGrid w:val="0"/>
          <w:lang w:val="en-US"/>
        </w:rPr>
        <w:t xml:space="preserve"> </w:t>
      </w:r>
      <w:r w:rsidR="00E93CAC">
        <w:rPr>
          <w:rFonts w:ascii="Arial" w:hAnsi="Arial"/>
          <w:snapToGrid w:val="0"/>
          <w:lang w:val="en-US"/>
        </w:rPr>
        <w:t xml:space="preserve">that meet the specifications, which includes </w:t>
      </w:r>
      <w:r w:rsidR="007D7C40" w:rsidRPr="007D7C40">
        <w:rPr>
          <w:rFonts w:ascii="Arial" w:hAnsi="Arial"/>
          <w:snapToGrid w:val="0"/>
          <w:lang w:val="en-US"/>
        </w:rPr>
        <w:t xml:space="preserve">the transport network </w:t>
      </w:r>
      <w:r w:rsidR="00E93CAC">
        <w:rPr>
          <w:rFonts w:ascii="Arial" w:hAnsi="Arial"/>
          <w:snapToGrid w:val="0"/>
          <w:lang w:val="en-US"/>
        </w:rPr>
        <w:t xml:space="preserve">path </w:t>
      </w:r>
      <w:r w:rsidR="007D7C40" w:rsidRPr="007D7C40">
        <w:rPr>
          <w:rFonts w:ascii="Arial" w:hAnsi="Arial"/>
          <w:snapToGrid w:val="0"/>
          <w:lang w:val="en-US"/>
        </w:rPr>
        <w:t>and the placement of the VNFs</w:t>
      </w:r>
      <w:r w:rsidR="00A72196">
        <w:rPr>
          <w:rFonts w:ascii="Arial" w:hAnsi="Arial"/>
          <w:snapToGrid w:val="0"/>
          <w:lang w:val="en-US"/>
        </w:rPr>
        <w:t xml:space="preserve"> in the VIMs</w:t>
      </w:r>
      <w:r w:rsidR="007D7C40" w:rsidRPr="007D7C40">
        <w:rPr>
          <w:rFonts w:ascii="Arial" w:hAnsi="Arial"/>
          <w:snapToGrid w:val="0"/>
          <w:lang w:val="en-US"/>
        </w:rPr>
        <w:t>.</w:t>
      </w:r>
      <w:r w:rsidR="00380C5B">
        <w:rPr>
          <w:rFonts w:ascii="Arial" w:hAnsi="Arial"/>
          <w:snapToGrid w:val="0"/>
          <w:lang w:val="en-US"/>
        </w:rPr>
        <w:t xml:space="preserve"> Note that Net2plan is the only </w:t>
      </w:r>
      <w:r w:rsidR="00E93CAC">
        <w:rPr>
          <w:rFonts w:ascii="Arial" w:hAnsi="Arial"/>
          <w:snapToGrid w:val="0"/>
          <w:lang w:val="en-US"/>
        </w:rPr>
        <w:t xml:space="preserve">open-source module capable to </w:t>
      </w:r>
      <w:r w:rsidR="00380C5B">
        <w:rPr>
          <w:rFonts w:ascii="Arial" w:hAnsi="Arial"/>
          <w:snapToGrid w:val="0"/>
          <w:lang w:val="en-US"/>
        </w:rPr>
        <w:t>accomplish the latency needs providing optimal VNF placement and transport paths</w:t>
      </w:r>
      <w:r w:rsidR="00E93CAC">
        <w:rPr>
          <w:rFonts w:ascii="Arial" w:hAnsi="Arial"/>
          <w:snapToGrid w:val="0"/>
          <w:lang w:val="en-US"/>
        </w:rPr>
        <w:t xml:space="preserve"> accounting on realistic information from an SDN-controlled network</w:t>
      </w:r>
      <w:r w:rsidR="003423BE">
        <w:rPr>
          <w:rFonts w:ascii="Arial" w:hAnsi="Arial"/>
          <w:snapToGrid w:val="0"/>
          <w:lang w:val="en-US"/>
        </w:rPr>
        <w:t xml:space="preserve"> regarding propagation time</w:t>
      </w:r>
      <w:r w:rsidR="00E93CAC">
        <w:rPr>
          <w:rFonts w:ascii="Arial" w:hAnsi="Arial"/>
          <w:snapToGrid w:val="0"/>
          <w:lang w:val="en-US"/>
        </w:rPr>
        <w:t xml:space="preserve"> and</w:t>
      </w:r>
      <w:r w:rsidR="003423BE">
        <w:rPr>
          <w:rFonts w:ascii="Arial" w:hAnsi="Arial"/>
          <w:snapToGrid w:val="0"/>
          <w:lang w:val="en-US"/>
        </w:rPr>
        <w:t xml:space="preserve"> processing time of the VNFs.</w:t>
      </w:r>
    </w:p>
    <w:p w:rsidR="007D7C40" w:rsidRDefault="007D7C40" w:rsidP="00063514">
      <w:pPr>
        <w:widowControl w:val="0"/>
        <w:numPr>
          <w:ilvl w:val="1"/>
          <w:numId w:val="37"/>
        </w:numPr>
        <w:tabs>
          <w:tab w:val="left" w:pos="426"/>
        </w:tabs>
        <w:spacing w:line="240" w:lineRule="atLeast"/>
        <w:ind w:left="426" w:hanging="426"/>
        <w:jc w:val="both"/>
        <w:outlineLvl w:val="0"/>
        <w:rPr>
          <w:rFonts w:ascii="Arial" w:hAnsi="Arial"/>
          <w:snapToGrid w:val="0"/>
          <w:lang w:val="en-US"/>
        </w:rPr>
      </w:pPr>
      <w:r w:rsidRPr="007D7C40">
        <w:rPr>
          <w:rFonts w:ascii="Arial" w:hAnsi="Arial"/>
          <w:snapToGrid w:val="0"/>
          <w:lang w:val="en-US"/>
        </w:rPr>
        <w:t xml:space="preserve">OSM is </w:t>
      </w:r>
      <w:r w:rsidR="00E93CAC">
        <w:rPr>
          <w:rFonts w:ascii="Arial" w:hAnsi="Arial"/>
          <w:snapToGrid w:val="0"/>
          <w:lang w:val="en-US"/>
        </w:rPr>
        <w:t>notified</w:t>
      </w:r>
      <w:r w:rsidRPr="007D7C40">
        <w:rPr>
          <w:rFonts w:ascii="Arial" w:hAnsi="Arial"/>
          <w:snapToGrid w:val="0"/>
          <w:lang w:val="en-US"/>
        </w:rPr>
        <w:t xml:space="preserve"> about the VNFs placement and starts the instantiation of the VNFs in the corresponding VIMs</w:t>
      </w:r>
      <w:r w:rsidR="00E93CAC">
        <w:rPr>
          <w:rFonts w:ascii="Arial" w:hAnsi="Arial"/>
          <w:snapToGrid w:val="0"/>
          <w:lang w:val="en-US"/>
        </w:rPr>
        <w:t xml:space="preserve"> as indicates Fig.3 (</w:t>
      </w:r>
      <w:r w:rsidR="005E6BC4">
        <w:rPr>
          <w:rFonts w:ascii="Arial" w:hAnsi="Arial"/>
          <w:snapToGrid w:val="0"/>
          <w:lang w:val="en-US"/>
        </w:rPr>
        <w:t>b)</w:t>
      </w:r>
      <w:r w:rsidRPr="007D7C40">
        <w:rPr>
          <w:rFonts w:ascii="Arial" w:hAnsi="Arial"/>
          <w:snapToGrid w:val="0"/>
          <w:lang w:val="en-US"/>
        </w:rPr>
        <w:t>.</w:t>
      </w:r>
    </w:p>
    <w:p w:rsidR="00AD1D06" w:rsidRPr="003423BE" w:rsidRDefault="005E6BC4" w:rsidP="00063514">
      <w:pPr>
        <w:widowControl w:val="0"/>
        <w:numPr>
          <w:ilvl w:val="1"/>
          <w:numId w:val="37"/>
        </w:numPr>
        <w:tabs>
          <w:tab w:val="left" w:pos="426"/>
        </w:tabs>
        <w:spacing w:line="240" w:lineRule="atLeast"/>
        <w:ind w:left="426" w:hanging="426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rFonts w:ascii="Arial" w:hAnsi="Arial"/>
          <w:snapToGrid w:val="0"/>
          <w:lang w:val="en-US"/>
        </w:rPr>
        <w:t>Once the VNFs are ready, as it can be seen in Fig 3</w:t>
      </w:r>
      <w:r w:rsidR="00E93CAC">
        <w:rPr>
          <w:rFonts w:ascii="Arial" w:hAnsi="Arial"/>
          <w:snapToGrid w:val="0"/>
          <w:lang w:val="en-US"/>
        </w:rPr>
        <w:t> (c) and (</w:t>
      </w:r>
      <w:r>
        <w:rPr>
          <w:rFonts w:ascii="Arial" w:hAnsi="Arial"/>
          <w:snapToGrid w:val="0"/>
          <w:lang w:val="en-US"/>
        </w:rPr>
        <w:t>d),</w:t>
      </w:r>
      <w:r w:rsidR="008C6667">
        <w:rPr>
          <w:rFonts w:ascii="Arial" w:hAnsi="Arial"/>
          <w:snapToGrid w:val="0"/>
          <w:lang w:val="en-US"/>
        </w:rPr>
        <w:t xml:space="preserve"> </w:t>
      </w:r>
      <w:r w:rsidR="00380C5B">
        <w:rPr>
          <w:rFonts w:ascii="Arial" w:hAnsi="Arial"/>
          <w:snapToGrid w:val="0"/>
          <w:lang w:val="en-US"/>
        </w:rPr>
        <w:t xml:space="preserve">ONOS creates the </w:t>
      </w:r>
      <w:proofErr w:type="spellStart"/>
      <w:r w:rsidR="00380C5B">
        <w:rPr>
          <w:rFonts w:ascii="Arial" w:hAnsi="Arial"/>
          <w:snapToGrid w:val="0"/>
          <w:lang w:val="en-US"/>
        </w:rPr>
        <w:t>OpenFlow</w:t>
      </w:r>
      <w:proofErr w:type="spellEnd"/>
      <w:r w:rsidR="00380C5B">
        <w:rPr>
          <w:rFonts w:ascii="Arial" w:hAnsi="Arial"/>
          <w:snapToGrid w:val="0"/>
          <w:lang w:val="en-US"/>
        </w:rPr>
        <w:t xml:space="preserve"> rules following the </w:t>
      </w:r>
      <w:r w:rsidR="00E93CAC">
        <w:rPr>
          <w:rFonts w:ascii="Arial" w:hAnsi="Arial"/>
          <w:snapToGrid w:val="0"/>
          <w:lang w:val="en-US"/>
        </w:rPr>
        <w:t>indications</w:t>
      </w:r>
      <w:r w:rsidR="00380C5B">
        <w:rPr>
          <w:rFonts w:ascii="Arial" w:hAnsi="Arial"/>
          <w:snapToGrid w:val="0"/>
          <w:lang w:val="en-US"/>
        </w:rPr>
        <w:t xml:space="preserve"> of the Net2plan algorithm providing r</w:t>
      </w:r>
      <w:r w:rsidR="007D7C40" w:rsidRPr="007D7C40">
        <w:rPr>
          <w:rFonts w:ascii="Arial" w:hAnsi="Arial"/>
          <w:snapToGrid w:val="0"/>
          <w:lang w:val="en-US"/>
        </w:rPr>
        <w:t>eal connectivity between the origin and destination nodes</w:t>
      </w:r>
      <w:r w:rsidR="007D7C40">
        <w:rPr>
          <w:rFonts w:ascii="Arial" w:hAnsi="Arial"/>
          <w:snapToGrid w:val="0"/>
          <w:lang w:val="en-US"/>
        </w:rPr>
        <w:t xml:space="preserve"> </w:t>
      </w:r>
      <w:r w:rsidR="007D7C40" w:rsidRPr="007D7C40">
        <w:rPr>
          <w:rFonts w:ascii="Arial" w:hAnsi="Arial"/>
          <w:snapToGrid w:val="0"/>
          <w:lang w:val="en-US"/>
        </w:rPr>
        <w:t>through the sorted sequence of VNFs</w:t>
      </w:r>
      <w:r w:rsidR="00DB07F4">
        <w:rPr>
          <w:rFonts w:ascii="Arial" w:hAnsi="Arial"/>
          <w:snapToGrid w:val="0"/>
          <w:lang w:val="en-US"/>
        </w:rPr>
        <w:t>.</w:t>
      </w:r>
    </w:p>
    <w:p w:rsidR="00C5752D" w:rsidRPr="003E4D0E" w:rsidRDefault="00C5752D" w:rsidP="006E1C2F">
      <w:pPr>
        <w:widowControl w:val="0"/>
        <w:numPr>
          <w:ilvl w:val="0"/>
          <w:numId w:val="34"/>
        </w:numPr>
        <w:spacing w:before="120" w:line="360" w:lineRule="auto"/>
        <w:ind w:left="426" w:hanging="426"/>
        <w:jc w:val="both"/>
        <w:rPr>
          <w:rFonts w:ascii="Arial" w:hAnsi="Arial"/>
          <w:b/>
          <w:snapToGrid w:val="0"/>
          <w:lang w:val="en-US"/>
        </w:rPr>
      </w:pPr>
      <w:r w:rsidRPr="003E4D0E">
        <w:rPr>
          <w:rFonts w:ascii="Arial" w:hAnsi="Arial"/>
          <w:b/>
          <w:snapToGrid w:val="0"/>
          <w:lang w:val="en-US"/>
        </w:rPr>
        <w:t>Conclusions</w:t>
      </w:r>
    </w:p>
    <w:p w:rsidR="00AD1D06" w:rsidRPr="003E4D0E" w:rsidRDefault="008B2781" w:rsidP="00EA04F2">
      <w:pPr>
        <w:widowControl w:val="0"/>
        <w:spacing w:line="240" w:lineRule="atLeast"/>
        <w:jc w:val="both"/>
        <w:rPr>
          <w:rFonts w:ascii="Arial" w:hAnsi="Arial"/>
          <w:snapToGrid w:val="0"/>
          <w:lang w:val="en-US"/>
        </w:rPr>
      </w:pPr>
      <w:r>
        <w:rPr>
          <w:rFonts w:ascii="Arial" w:hAnsi="Arial"/>
          <w:snapToGrid w:val="0"/>
          <w:lang w:val="en-US"/>
        </w:rPr>
        <w:t xml:space="preserve">In a </w:t>
      </w:r>
      <w:r w:rsidR="00C135BA" w:rsidRPr="00C135BA">
        <w:rPr>
          <w:rFonts w:ascii="Arial" w:hAnsi="Arial"/>
          <w:snapToGrid w:val="0"/>
          <w:lang w:val="en-US"/>
        </w:rPr>
        <w:t xml:space="preserve">dynamic </w:t>
      </w:r>
      <w:r w:rsidR="002E5CA1">
        <w:rPr>
          <w:rFonts w:ascii="Arial" w:hAnsi="Arial"/>
          <w:snapToGrid w:val="0"/>
          <w:lang w:val="en-US"/>
        </w:rPr>
        <w:t>SDN/</w:t>
      </w:r>
      <w:r w:rsidR="00C135BA" w:rsidRPr="00C135BA">
        <w:rPr>
          <w:rFonts w:ascii="Arial" w:hAnsi="Arial"/>
          <w:snapToGrid w:val="0"/>
          <w:lang w:val="en-US"/>
        </w:rPr>
        <w:t>NFV environment</w:t>
      </w:r>
      <w:r>
        <w:rPr>
          <w:rFonts w:ascii="Arial" w:hAnsi="Arial"/>
          <w:snapToGrid w:val="0"/>
          <w:lang w:val="en-US"/>
        </w:rPr>
        <w:t>, this demonstration proves (</w:t>
      </w:r>
      <w:proofErr w:type="spellStart"/>
      <w:r>
        <w:rPr>
          <w:rFonts w:ascii="Arial" w:hAnsi="Arial"/>
          <w:snapToGrid w:val="0"/>
          <w:lang w:val="en-US"/>
        </w:rPr>
        <w:t>i</w:t>
      </w:r>
      <w:proofErr w:type="spellEnd"/>
      <w:r>
        <w:rPr>
          <w:rFonts w:ascii="Arial" w:hAnsi="Arial"/>
          <w:snapToGrid w:val="0"/>
          <w:lang w:val="en-US"/>
        </w:rPr>
        <w:t>) Net2Plan’s latency-aware SC path computation leveraging on VNFs’ processing time and realistic information provided by an ONOS instance</w:t>
      </w:r>
      <w:r w:rsidRPr="003E4D0E">
        <w:rPr>
          <w:rFonts w:ascii="Arial" w:hAnsi="Arial"/>
          <w:snapToGrid w:val="0"/>
          <w:lang w:val="en-US"/>
        </w:rPr>
        <w:t xml:space="preserve"> </w:t>
      </w:r>
      <w:r>
        <w:rPr>
          <w:rFonts w:ascii="Arial" w:hAnsi="Arial"/>
          <w:snapToGrid w:val="0"/>
          <w:lang w:val="en-US"/>
        </w:rPr>
        <w:t xml:space="preserve">that controls an emulated </w:t>
      </w:r>
      <w:proofErr w:type="spellStart"/>
      <w:r>
        <w:rPr>
          <w:rFonts w:ascii="Arial" w:hAnsi="Arial"/>
          <w:snapToGrid w:val="0"/>
          <w:lang w:val="en-US"/>
        </w:rPr>
        <w:t>Mininet</w:t>
      </w:r>
      <w:proofErr w:type="spellEnd"/>
      <w:r>
        <w:rPr>
          <w:rFonts w:ascii="Arial" w:hAnsi="Arial"/>
          <w:snapToGrid w:val="0"/>
          <w:lang w:val="en-US"/>
        </w:rPr>
        <w:t xml:space="preserve"> data plane and (ii) Net2Plan’s assistance to OSM so that the chosen SC path is actually instantiated in commodity hardware appliances managed by OpenStack. This demonstration relies on open-source software modules </w:t>
      </w:r>
      <w:r w:rsidR="00EA04F2">
        <w:rPr>
          <w:rFonts w:ascii="Arial" w:hAnsi="Arial"/>
          <w:snapToGrid w:val="0"/>
          <w:lang w:val="en-US"/>
        </w:rPr>
        <w:t xml:space="preserve">and paves the way to </w:t>
      </w:r>
      <w:r w:rsidR="000D204A">
        <w:rPr>
          <w:rFonts w:ascii="Arial" w:hAnsi="Arial"/>
          <w:snapToGrid w:val="0"/>
          <w:lang w:val="en-US"/>
        </w:rPr>
        <w:t>accomplish</w:t>
      </w:r>
      <w:r w:rsidR="00DD2538">
        <w:rPr>
          <w:rFonts w:ascii="Arial" w:hAnsi="Arial"/>
          <w:snapToGrid w:val="0"/>
          <w:lang w:val="en-US"/>
        </w:rPr>
        <w:t>, among others,</w:t>
      </w:r>
      <w:r w:rsidR="000D204A">
        <w:rPr>
          <w:rFonts w:ascii="Arial" w:hAnsi="Arial"/>
          <w:snapToGrid w:val="0"/>
          <w:lang w:val="en-US"/>
        </w:rPr>
        <w:t xml:space="preserve"> the latency requirements of</w:t>
      </w:r>
      <w:r w:rsidR="000D204A" w:rsidRPr="00C135BA">
        <w:rPr>
          <w:rFonts w:ascii="Arial" w:hAnsi="Arial"/>
          <w:snapToGrid w:val="0"/>
          <w:lang w:val="en-US"/>
        </w:rPr>
        <w:t xml:space="preserve"> </w:t>
      </w:r>
      <w:r w:rsidR="00C135BA" w:rsidRPr="00C135BA">
        <w:rPr>
          <w:rFonts w:ascii="Arial" w:hAnsi="Arial"/>
          <w:snapToGrid w:val="0"/>
          <w:lang w:val="en-US"/>
        </w:rPr>
        <w:t>the incoming 5G era.</w:t>
      </w:r>
    </w:p>
    <w:p w:rsidR="00C5752D" w:rsidRPr="003E4D0E" w:rsidRDefault="00C5752D" w:rsidP="00FB44DF">
      <w:pPr>
        <w:widowControl w:val="0"/>
        <w:spacing w:before="120" w:line="240" w:lineRule="atLeast"/>
        <w:jc w:val="both"/>
        <w:rPr>
          <w:rFonts w:ascii="Arial" w:hAnsi="Arial"/>
          <w:b/>
          <w:snapToGrid w:val="0"/>
          <w:lang w:val="en-US"/>
        </w:rPr>
      </w:pPr>
      <w:r w:rsidRPr="003E4D0E">
        <w:rPr>
          <w:rFonts w:ascii="Arial" w:hAnsi="Arial"/>
          <w:b/>
          <w:snapToGrid w:val="0"/>
          <w:lang w:val="en-US"/>
        </w:rPr>
        <w:t>Acknowledgements</w:t>
      </w:r>
    </w:p>
    <w:p w:rsidR="00AD1D06" w:rsidRPr="003E4D0E" w:rsidRDefault="0078141A" w:rsidP="00C70B6E">
      <w:pPr>
        <w:widowControl w:val="0"/>
        <w:spacing w:before="120" w:line="240" w:lineRule="atLeast"/>
        <w:jc w:val="both"/>
        <w:rPr>
          <w:rFonts w:ascii="Arial" w:hAnsi="Arial"/>
          <w:snapToGrid w:val="0"/>
          <w:sz w:val="18"/>
          <w:szCs w:val="18"/>
          <w:lang w:val="en-US"/>
        </w:rPr>
      </w:pPr>
      <w:r w:rsidRPr="003E4D0E">
        <w:rPr>
          <w:rFonts w:ascii="Arial" w:hAnsi="Arial"/>
          <w:snapToGrid w:val="0"/>
          <w:sz w:val="18"/>
          <w:szCs w:val="18"/>
          <w:lang w:val="en-US"/>
        </w:rPr>
        <w:t>The research leading to these results has received funding from the European Commission for the H2020-ICT-2016-2 METRO-HAUL project (G.A.761727)</w:t>
      </w:r>
      <w:r w:rsidR="006D68CF">
        <w:rPr>
          <w:rFonts w:ascii="Arial" w:hAnsi="Arial"/>
          <w:snapToGrid w:val="0"/>
          <w:sz w:val="18"/>
          <w:szCs w:val="18"/>
          <w:lang w:val="en-US"/>
        </w:rPr>
        <w:t xml:space="preserve">, </w:t>
      </w:r>
      <w:r w:rsidR="006D68CF" w:rsidRPr="006D68CF">
        <w:rPr>
          <w:rFonts w:ascii="Arial" w:hAnsi="Arial"/>
          <w:snapToGrid w:val="0"/>
          <w:sz w:val="18"/>
          <w:szCs w:val="18"/>
          <w:lang w:val="en-US"/>
        </w:rPr>
        <w:t>the Spanish National Project ONOFRE-2 (TEC2017-84423-C3-1-P)</w:t>
      </w:r>
      <w:r w:rsidR="00DD2538">
        <w:rPr>
          <w:rFonts w:ascii="Arial" w:hAnsi="Arial"/>
          <w:snapToGrid w:val="0"/>
          <w:sz w:val="18"/>
          <w:szCs w:val="18"/>
          <w:lang w:val="en-US"/>
        </w:rPr>
        <w:t xml:space="preserve"> </w:t>
      </w:r>
      <w:r w:rsidRPr="003E4D0E">
        <w:rPr>
          <w:rFonts w:ascii="Arial" w:hAnsi="Arial"/>
          <w:snapToGrid w:val="0"/>
          <w:sz w:val="18"/>
          <w:szCs w:val="18"/>
          <w:lang w:val="en-US"/>
        </w:rPr>
        <w:t xml:space="preserve">and </w:t>
      </w:r>
      <w:r w:rsidR="003423BE">
        <w:rPr>
          <w:rFonts w:ascii="Arial" w:hAnsi="Arial"/>
          <w:snapToGrid w:val="0"/>
          <w:sz w:val="18"/>
          <w:szCs w:val="18"/>
          <w:lang w:val="en-US"/>
        </w:rPr>
        <w:t>the</w:t>
      </w:r>
      <w:r w:rsidRPr="003E4D0E">
        <w:rPr>
          <w:rFonts w:ascii="Arial" w:hAnsi="Arial"/>
          <w:snapToGrid w:val="0"/>
          <w:sz w:val="18"/>
          <w:szCs w:val="18"/>
          <w:lang w:val="en-US"/>
        </w:rPr>
        <w:t xml:space="preserve"> H2020-MSCA-IF-2016 </w:t>
      </w:r>
      <w:r w:rsidR="003423BE">
        <w:rPr>
          <w:rFonts w:ascii="Arial" w:hAnsi="Arial"/>
          <w:snapToGrid w:val="0"/>
          <w:sz w:val="18"/>
          <w:szCs w:val="18"/>
          <w:lang w:val="en-US"/>
        </w:rPr>
        <w:t xml:space="preserve">INSPIRING-SNI project </w:t>
      </w:r>
      <w:r w:rsidRPr="003E4D0E">
        <w:rPr>
          <w:rFonts w:ascii="Arial" w:hAnsi="Arial"/>
          <w:snapToGrid w:val="0"/>
          <w:sz w:val="18"/>
          <w:szCs w:val="18"/>
          <w:lang w:val="en-US"/>
        </w:rPr>
        <w:t>(G.A.750611).</w:t>
      </w:r>
    </w:p>
    <w:p w:rsidR="00C5752D" w:rsidRPr="003E4D0E" w:rsidRDefault="00C5752D" w:rsidP="00A4482E">
      <w:pPr>
        <w:widowControl w:val="0"/>
        <w:spacing w:before="120" w:line="240" w:lineRule="atLeast"/>
        <w:jc w:val="both"/>
        <w:outlineLvl w:val="0"/>
        <w:rPr>
          <w:rFonts w:ascii="Arial" w:hAnsi="Arial"/>
          <w:b/>
          <w:snapToGrid w:val="0"/>
          <w:lang w:val="en-US"/>
        </w:rPr>
      </w:pPr>
      <w:r w:rsidRPr="003E4D0E">
        <w:rPr>
          <w:rFonts w:ascii="Arial" w:hAnsi="Arial"/>
          <w:b/>
          <w:snapToGrid w:val="0"/>
          <w:lang w:val="en-US"/>
        </w:rPr>
        <w:t>References</w:t>
      </w:r>
    </w:p>
    <w:p w:rsidR="0028590B" w:rsidRPr="003E4D0E" w:rsidRDefault="0028590B" w:rsidP="006C70D2">
      <w:pPr>
        <w:pStyle w:val="Prrafodelista"/>
        <w:widowControl w:val="0"/>
        <w:numPr>
          <w:ilvl w:val="0"/>
          <w:numId w:val="33"/>
        </w:numPr>
        <w:tabs>
          <w:tab w:val="left" w:pos="284"/>
        </w:tabs>
        <w:spacing w:line="240" w:lineRule="atLeast"/>
        <w:ind w:left="284" w:hanging="284"/>
        <w:jc w:val="both"/>
        <w:rPr>
          <w:rFonts w:ascii="Arial" w:hAnsi="Arial"/>
          <w:snapToGrid w:val="0"/>
          <w:sz w:val="16"/>
          <w:szCs w:val="18"/>
          <w:lang w:val="en-US"/>
        </w:rPr>
      </w:pPr>
      <w:bookmarkStart w:id="81" w:name="_Ref514065384"/>
      <w:bookmarkStart w:id="82" w:name="_Ref377721932"/>
      <w:r w:rsidRPr="003E4D0E">
        <w:rPr>
          <w:rFonts w:ascii="Arial" w:hAnsi="Arial"/>
          <w:snapToGrid w:val="0"/>
          <w:sz w:val="16"/>
          <w:szCs w:val="18"/>
          <w:lang w:val="en-US"/>
        </w:rPr>
        <w:t>Cisco Visual Networking Index: Forecast and Methodology, 2016-2021.</w:t>
      </w:r>
      <w:bookmarkEnd w:id="81"/>
    </w:p>
    <w:p w:rsidR="009F43C8" w:rsidRPr="003E4D0E" w:rsidRDefault="009F43C8" w:rsidP="006C70D2">
      <w:pPr>
        <w:pStyle w:val="Prrafodelista"/>
        <w:widowControl w:val="0"/>
        <w:numPr>
          <w:ilvl w:val="0"/>
          <w:numId w:val="33"/>
        </w:numPr>
        <w:tabs>
          <w:tab w:val="left" w:pos="284"/>
        </w:tabs>
        <w:spacing w:line="240" w:lineRule="atLeast"/>
        <w:ind w:left="284" w:hanging="284"/>
        <w:jc w:val="both"/>
        <w:rPr>
          <w:rFonts w:ascii="Arial" w:hAnsi="Arial"/>
          <w:snapToGrid w:val="0"/>
          <w:sz w:val="16"/>
          <w:szCs w:val="18"/>
          <w:lang w:val="en-US"/>
        </w:rPr>
      </w:pPr>
      <w:bookmarkStart w:id="83" w:name="_Ref514065389"/>
      <w:bookmarkEnd w:id="82"/>
      <w:r w:rsidRPr="003E4D0E">
        <w:rPr>
          <w:rFonts w:ascii="Arial" w:hAnsi="Arial"/>
          <w:snapToGrid w:val="0"/>
          <w:sz w:val="16"/>
          <w:szCs w:val="18"/>
          <w:lang w:val="en-US"/>
        </w:rPr>
        <w:t>Metro Network Traffic Growth: An Architecture Impact Study, Bells Labs, 2013.</w:t>
      </w:r>
      <w:bookmarkEnd w:id="83"/>
      <w:r w:rsidRPr="003E4D0E">
        <w:rPr>
          <w:rFonts w:ascii="Arial" w:hAnsi="Arial"/>
          <w:snapToGrid w:val="0"/>
          <w:sz w:val="16"/>
          <w:szCs w:val="18"/>
          <w:lang w:val="en-US"/>
        </w:rPr>
        <w:t xml:space="preserve"> </w:t>
      </w:r>
    </w:p>
    <w:p w:rsidR="00F60D6E" w:rsidRPr="003E4D0E" w:rsidRDefault="00F60D6E" w:rsidP="006C70D2">
      <w:pPr>
        <w:pStyle w:val="Prrafodelista"/>
        <w:widowControl w:val="0"/>
        <w:numPr>
          <w:ilvl w:val="0"/>
          <w:numId w:val="33"/>
        </w:numPr>
        <w:tabs>
          <w:tab w:val="left" w:pos="284"/>
        </w:tabs>
        <w:spacing w:line="240" w:lineRule="atLeast"/>
        <w:ind w:left="284" w:hanging="284"/>
        <w:jc w:val="both"/>
        <w:rPr>
          <w:rFonts w:ascii="Arial" w:hAnsi="Arial"/>
          <w:snapToGrid w:val="0"/>
          <w:sz w:val="16"/>
          <w:szCs w:val="18"/>
          <w:lang w:val="en-US"/>
        </w:rPr>
      </w:pPr>
      <w:bookmarkStart w:id="84" w:name="_Ref514065395"/>
      <w:r w:rsidRPr="003E4D0E">
        <w:rPr>
          <w:rFonts w:ascii="Arial" w:hAnsi="Arial"/>
          <w:snapToGrid w:val="0"/>
          <w:sz w:val="16"/>
          <w:szCs w:val="18"/>
          <w:lang w:val="en-US"/>
        </w:rPr>
        <w:t xml:space="preserve">Metro-Haul Project. </w:t>
      </w:r>
      <w:hyperlink r:id="rId11" w:history="1">
        <w:r w:rsidRPr="003E4D0E">
          <w:rPr>
            <w:rStyle w:val="Hipervnculo"/>
            <w:rFonts w:ascii="Arial" w:hAnsi="Arial"/>
            <w:snapToGrid w:val="0"/>
            <w:sz w:val="16"/>
            <w:szCs w:val="18"/>
            <w:lang w:val="en-US"/>
          </w:rPr>
          <w:t>https://metro-haul.eu/</w:t>
        </w:r>
      </w:hyperlink>
      <w:r w:rsidR="00651A6D" w:rsidRPr="003E4D0E">
        <w:rPr>
          <w:rFonts w:ascii="Arial" w:hAnsi="Arial"/>
          <w:snapToGrid w:val="0"/>
          <w:sz w:val="16"/>
          <w:szCs w:val="18"/>
          <w:lang w:val="en-US"/>
        </w:rPr>
        <w:t>.</w:t>
      </w:r>
      <w:bookmarkEnd w:id="84"/>
    </w:p>
    <w:p w:rsidR="000668BB" w:rsidRPr="003E4D0E" w:rsidRDefault="00664769" w:rsidP="005D6238">
      <w:pPr>
        <w:pStyle w:val="Prrafodelista"/>
        <w:widowControl w:val="0"/>
        <w:numPr>
          <w:ilvl w:val="0"/>
          <w:numId w:val="33"/>
        </w:numPr>
        <w:tabs>
          <w:tab w:val="left" w:pos="284"/>
        </w:tabs>
        <w:spacing w:line="240" w:lineRule="atLeast"/>
        <w:ind w:left="284" w:hanging="284"/>
        <w:jc w:val="both"/>
        <w:rPr>
          <w:rFonts w:ascii="Arial" w:hAnsi="Arial"/>
          <w:snapToGrid w:val="0"/>
          <w:sz w:val="16"/>
          <w:szCs w:val="18"/>
          <w:lang w:val="en-US"/>
        </w:rPr>
      </w:pPr>
      <w:bookmarkStart w:id="85" w:name="_Ref514065403"/>
      <w:r w:rsidRPr="003E4D0E">
        <w:rPr>
          <w:rFonts w:ascii="Arial" w:hAnsi="Arial"/>
          <w:snapToGrid w:val="0"/>
          <w:sz w:val="16"/>
          <w:szCs w:val="18"/>
          <w:lang w:val="en-US"/>
        </w:rPr>
        <w:t>P.</w:t>
      </w:r>
      <w:r w:rsidR="000668BB" w:rsidRPr="003E4D0E">
        <w:rPr>
          <w:rFonts w:ascii="Arial" w:hAnsi="Arial"/>
          <w:snapToGrid w:val="0"/>
          <w:sz w:val="16"/>
          <w:szCs w:val="18"/>
          <w:lang w:val="en-US"/>
        </w:rPr>
        <w:t xml:space="preserve"> </w:t>
      </w:r>
      <w:r w:rsidRPr="003E4D0E">
        <w:rPr>
          <w:rFonts w:ascii="Arial" w:hAnsi="Arial"/>
          <w:snapToGrid w:val="0"/>
          <w:sz w:val="16"/>
          <w:szCs w:val="18"/>
          <w:lang w:val="en-US"/>
        </w:rPr>
        <w:t xml:space="preserve">Pavon-Marino, F.J. Moreno-Muro, N. </w:t>
      </w:r>
      <w:proofErr w:type="spellStart"/>
      <w:r w:rsidRPr="003E4D0E">
        <w:rPr>
          <w:rFonts w:ascii="Arial" w:hAnsi="Arial"/>
          <w:snapToGrid w:val="0"/>
          <w:sz w:val="16"/>
          <w:szCs w:val="18"/>
          <w:lang w:val="en-US"/>
        </w:rPr>
        <w:t>Skorin-Kapov</w:t>
      </w:r>
      <w:proofErr w:type="spellEnd"/>
      <w:r w:rsidRPr="003E4D0E">
        <w:rPr>
          <w:rFonts w:ascii="Arial" w:hAnsi="Arial"/>
          <w:snapToGrid w:val="0"/>
          <w:sz w:val="16"/>
          <w:szCs w:val="18"/>
          <w:lang w:val="en-US"/>
        </w:rPr>
        <w:t>, “Evolution of Core Traffic for Growing CDNs: Is the growth rate of core network traffic overestimated?</w:t>
      </w:r>
      <w:proofErr w:type="gramStart"/>
      <w:r w:rsidRPr="003E4D0E">
        <w:rPr>
          <w:rFonts w:ascii="Arial" w:hAnsi="Arial"/>
          <w:snapToGrid w:val="0"/>
          <w:sz w:val="16"/>
          <w:szCs w:val="18"/>
          <w:lang w:val="en-US"/>
        </w:rPr>
        <w:t>”,</w:t>
      </w:r>
      <w:proofErr w:type="gramEnd"/>
      <w:r w:rsidR="00651A6D" w:rsidRPr="003E4D0E">
        <w:rPr>
          <w:rFonts w:ascii="Arial" w:hAnsi="Arial"/>
          <w:i/>
          <w:snapToGrid w:val="0"/>
          <w:sz w:val="16"/>
          <w:szCs w:val="18"/>
          <w:lang w:val="en-US"/>
        </w:rPr>
        <w:t xml:space="preserve"> </w:t>
      </w:r>
      <w:r w:rsidR="00ED7A00">
        <w:rPr>
          <w:rFonts w:ascii="Arial" w:hAnsi="Arial"/>
          <w:i/>
          <w:snapToGrid w:val="0"/>
          <w:sz w:val="16"/>
          <w:szCs w:val="18"/>
          <w:lang w:val="en-US"/>
        </w:rPr>
        <w:t>OFC</w:t>
      </w:r>
      <w:r w:rsidRPr="003E4D0E">
        <w:rPr>
          <w:rFonts w:ascii="Arial" w:hAnsi="Arial"/>
          <w:i/>
          <w:snapToGrid w:val="0"/>
          <w:sz w:val="16"/>
          <w:szCs w:val="18"/>
          <w:lang w:val="en-US"/>
        </w:rPr>
        <w:t>,</w:t>
      </w:r>
      <w:r w:rsidR="00651A6D" w:rsidRPr="003E4D0E">
        <w:rPr>
          <w:rFonts w:ascii="Arial" w:hAnsi="Arial"/>
          <w:i/>
          <w:snapToGrid w:val="0"/>
          <w:sz w:val="16"/>
          <w:szCs w:val="18"/>
          <w:lang w:val="en-US"/>
        </w:rPr>
        <w:t xml:space="preserve"> </w:t>
      </w:r>
      <w:r w:rsidRPr="003E4D0E">
        <w:rPr>
          <w:rFonts w:ascii="Arial" w:hAnsi="Arial"/>
          <w:snapToGrid w:val="0"/>
          <w:sz w:val="16"/>
          <w:szCs w:val="18"/>
          <w:lang w:val="en-US"/>
        </w:rPr>
        <w:t>2017</w:t>
      </w:r>
      <w:r w:rsidR="00651A6D" w:rsidRPr="003E4D0E">
        <w:rPr>
          <w:rFonts w:ascii="Arial" w:hAnsi="Arial"/>
          <w:snapToGrid w:val="0"/>
          <w:sz w:val="16"/>
          <w:szCs w:val="18"/>
          <w:lang w:val="en-US"/>
        </w:rPr>
        <w:t>.</w:t>
      </w:r>
      <w:bookmarkEnd w:id="85"/>
    </w:p>
    <w:p w:rsidR="0081543E" w:rsidRDefault="00651A6D" w:rsidP="00ED7A00">
      <w:pPr>
        <w:pStyle w:val="Prrafodelista"/>
        <w:widowControl w:val="0"/>
        <w:numPr>
          <w:ilvl w:val="0"/>
          <w:numId w:val="33"/>
        </w:numPr>
        <w:spacing w:line="240" w:lineRule="atLeast"/>
        <w:ind w:left="284" w:hanging="284"/>
        <w:jc w:val="both"/>
        <w:rPr>
          <w:rFonts w:ascii="Arial" w:hAnsi="Arial"/>
          <w:snapToGrid w:val="0"/>
          <w:sz w:val="16"/>
          <w:szCs w:val="18"/>
          <w:lang w:val="en-US"/>
        </w:rPr>
      </w:pPr>
      <w:bookmarkStart w:id="86" w:name="_Ref514065328"/>
      <w:r w:rsidRPr="003E4D0E">
        <w:rPr>
          <w:rFonts w:ascii="Arial" w:hAnsi="Arial"/>
          <w:snapToGrid w:val="0"/>
          <w:sz w:val="16"/>
          <w:szCs w:val="18"/>
          <w:lang w:val="en-US"/>
        </w:rPr>
        <w:t>F.J. Moreno-Muro</w:t>
      </w:r>
      <w:r w:rsidR="00ED7A00">
        <w:rPr>
          <w:rFonts w:ascii="Arial" w:hAnsi="Arial"/>
          <w:snapToGrid w:val="0"/>
          <w:sz w:val="16"/>
          <w:szCs w:val="18"/>
          <w:lang w:val="en-US"/>
        </w:rPr>
        <w:t>,</w:t>
      </w:r>
      <w:r w:rsidRPr="003E4D0E">
        <w:rPr>
          <w:rFonts w:ascii="Arial" w:hAnsi="Arial"/>
          <w:snapToGrid w:val="0"/>
          <w:sz w:val="16"/>
          <w:szCs w:val="18"/>
          <w:lang w:val="en-US"/>
        </w:rPr>
        <w:t xml:space="preserve"> </w:t>
      </w:r>
      <w:proofErr w:type="gramStart"/>
      <w:r w:rsidRPr="003E4D0E">
        <w:rPr>
          <w:rFonts w:ascii="Arial" w:hAnsi="Arial"/>
          <w:i/>
          <w:snapToGrid w:val="0"/>
          <w:sz w:val="16"/>
          <w:szCs w:val="18"/>
          <w:lang w:val="en-US"/>
        </w:rPr>
        <w:t>et</w:t>
      </w:r>
      <w:proofErr w:type="gramEnd"/>
      <w:r w:rsidRPr="003E4D0E">
        <w:rPr>
          <w:rFonts w:ascii="Arial" w:hAnsi="Arial"/>
          <w:i/>
          <w:snapToGrid w:val="0"/>
          <w:sz w:val="16"/>
          <w:szCs w:val="18"/>
          <w:lang w:val="en-US"/>
        </w:rPr>
        <w:t xml:space="preserve">. </w:t>
      </w:r>
      <w:proofErr w:type="gramStart"/>
      <w:r w:rsidRPr="003E4D0E">
        <w:rPr>
          <w:rFonts w:ascii="Arial" w:hAnsi="Arial"/>
          <w:i/>
          <w:snapToGrid w:val="0"/>
          <w:sz w:val="16"/>
          <w:szCs w:val="18"/>
          <w:lang w:val="en-US"/>
        </w:rPr>
        <w:t>al</w:t>
      </w:r>
      <w:proofErr w:type="gramEnd"/>
      <w:r w:rsidRPr="003E4D0E">
        <w:rPr>
          <w:rFonts w:ascii="Arial" w:hAnsi="Arial"/>
          <w:snapToGrid w:val="0"/>
          <w:sz w:val="16"/>
          <w:szCs w:val="18"/>
          <w:lang w:val="en-US"/>
        </w:rPr>
        <w:t xml:space="preserve">, “Joint Optimal Service Chain Allocation, VNF instantiation and Metro Network Resource Management Demonstration”, </w:t>
      </w:r>
      <w:r w:rsidR="00ED7A00">
        <w:rPr>
          <w:rFonts w:ascii="Arial" w:hAnsi="Arial"/>
          <w:i/>
          <w:snapToGrid w:val="0"/>
          <w:sz w:val="16"/>
          <w:szCs w:val="18"/>
          <w:lang w:val="en-US"/>
        </w:rPr>
        <w:t>OFC</w:t>
      </w:r>
      <w:r w:rsidRPr="003E4D0E">
        <w:rPr>
          <w:rFonts w:ascii="Arial" w:hAnsi="Arial"/>
          <w:snapToGrid w:val="0"/>
          <w:sz w:val="16"/>
          <w:szCs w:val="18"/>
          <w:lang w:val="en-US"/>
        </w:rPr>
        <w:t>, 2018.</w:t>
      </w:r>
      <w:bookmarkEnd w:id="86"/>
    </w:p>
    <w:p w:rsidR="00857C5F" w:rsidRDefault="00857C5F" w:rsidP="00857C5F">
      <w:pPr>
        <w:pStyle w:val="Prrafodelista"/>
        <w:widowControl w:val="0"/>
        <w:numPr>
          <w:ilvl w:val="0"/>
          <w:numId w:val="33"/>
        </w:numPr>
        <w:spacing w:line="240" w:lineRule="atLeast"/>
        <w:ind w:left="284" w:hanging="284"/>
        <w:jc w:val="both"/>
        <w:rPr>
          <w:rFonts w:ascii="Arial" w:hAnsi="Arial"/>
          <w:snapToGrid w:val="0"/>
          <w:sz w:val="16"/>
          <w:szCs w:val="18"/>
          <w:lang w:val="en-US"/>
        </w:rPr>
      </w:pPr>
      <w:bookmarkStart w:id="87" w:name="_Ref514065309"/>
      <w:r>
        <w:rPr>
          <w:rFonts w:ascii="Arial" w:hAnsi="Arial"/>
          <w:snapToGrid w:val="0"/>
          <w:sz w:val="16"/>
          <w:szCs w:val="18"/>
          <w:lang w:val="en-US"/>
        </w:rPr>
        <w:t xml:space="preserve">Net2Plan [Online] Available: </w:t>
      </w:r>
      <w:hyperlink r:id="rId12" w:history="1">
        <w:r w:rsidRPr="00FD5778">
          <w:rPr>
            <w:rStyle w:val="Hipervnculo"/>
            <w:rFonts w:ascii="Arial" w:hAnsi="Arial"/>
            <w:snapToGrid w:val="0"/>
            <w:sz w:val="16"/>
            <w:szCs w:val="18"/>
            <w:lang w:val="en-US"/>
          </w:rPr>
          <w:t>http://www.net2plan.com/</w:t>
        </w:r>
      </w:hyperlink>
      <w:bookmarkEnd w:id="87"/>
      <w:r>
        <w:rPr>
          <w:rFonts w:ascii="Arial" w:hAnsi="Arial"/>
          <w:snapToGrid w:val="0"/>
          <w:sz w:val="16"/>
          <w:szCs w:val="18"/>
          <w:lang w:val="en-US"/>
        </w:rPr>
        <w:t xml:space="preserve"> </w:t>
      </w:r>
    </w:p>
    <w:p w:rsidR="0081543E" w:rsidRDefault="0081543E" w:rsidP="00ED7A00">
      <w:pPr>
        <w:pStyle w:val="Prrafodelista"/>
        <w:widowControl w:val="0"/>
        <w:numPr>
          <w:ilvl w:val="0"/>
          <w:numId w:val="33"/>
        </w:numPr>
        <w:spacing w:line="240" w:lineRule="atLeast"/>
        <w:ind w:left="284" w:hanging="284"/>
        <w:jc w:val="both"/>
        <w:rPr>
          <w:rFonts w:ascii="Arial" w:hAnsi="Arial"/>
          <w:snapToGrid w:val="0"/>
          <w:sz w:val="16"/>
          <w:szCs w:val="18"/>
          <w:lang w:val="en-US"/>
        </w:rPr>
      </w:pPr>
      <w:bookmarkStart w:id="88" w:name="_Ref514065318"/>
      <w:r w:rsidRPr="0081543E">
        <w:rPr>
          <w:rFonts w:ascii="Arial" w:hAnsi="Arial"/>
          <w:snapToGrid w:val="0"/>
          <w:sz w:val="16"/>
          <w:szCs w:val="18"/>
          <w:lang w:val="en-US"/>
        </w:rPr>
        <w:t xml:space="preserve">Open Source Mano. [Online]. Available: </w:t>
      </w:r>
      <w:hyperlink r:id="rId13" w:history="1">
        <w:r w:rsidRPr="00C13583">
          <w:rPr>
            <w:rStyle w:val="Hipervnculo"/>
            <w:rFonts w:ascii="Arial" w:hAnsi="Arial"/>
            <w:snapToGrid w:val="0"/>
            <w:sz w:val="16"/>
            <w:szCs w:val="18"/>
            <w:lang w:val="en-US"/>
          </w:rPr>
          <w:t>https://osm.etsi.org/</w:t>
        </w:r>
      </w:hyperlink>
      <w:bookmarkEnd w:id="88"/>
    </w:p>
    <w:p w:rsidR="00C5752D" w:rsidRPr="003E4D0E" w:rsidRDefault="0081543E" w:rsidP="00ED7A00">
      <w:pPr>
        <w:pStyle w:val="Prrafodelista"/>
        <w:widowControl w:val="0"/>
        <w:numPr>
          <w:ilvl w:val="0"/>
          <w:numId w:val="33"/>
        </w:numPr>
        <w:spacing w:line="240" w:lineRule="atLeast"/>
        <w:ind w:left="284" w:hanging="284"/>
        <w:jc w:val="both"/>
        <w:rPr>
          <w:rFonts w:ascii="Arial" w:hAnsi="Arial"/>
          <w:snapToGrid w:val="0"/>
          <w:sz w:val="16"/>
          <w:szCs w:val="18"/>
          <w:lang w:val="en-US"/>
        </w:rPr>
      </w:pPr>
      <w:r>
        <w:rPr>
          <w:rFonts w:ascii="Arial" w:hAnsi="Arial"/>
          <w:snapToGrid w:val="0"/>
          <w:sz w:val="16"/>
          <w:szCs w:val="18"/>
          <w:lang w:val="en-US"/>
        </w:rPr>
        <w:t xml:space="preserve"> </w:t>
      </w:r>
      <w:bookmarkStart w:id="89" w:name="_Ref514065354"/>
      <w:r w:rsidRPr="0081543E">
        <w:rPr>
          <w:rFonts w:ascii="Arial" w:hAnsi="Arial"/>
          <w:snapToGrid w:val="0"/>
          <w:sz w:val="16"/>
          <w:szCs w:val="18"/>
          <w:lang w:val="en-US"/>
        </w:rPr>
        <w:t>Open Network Operating System (ONOS) [Online].</w:t>
      </w:r>
      <w:r>
        <w:rPr>
          <w:rFonts w:ascii="Arial" w:hAnsi="Arial"/>
          <w:snapToGrid w:val="0"/>
          <w:sz w:val="16"/>
          <w:szCs w:val="18"/>
          <w:lang w:val="en-US"/>
        </w:rPr>
        <w:t xml:space="preserve"> Available: </w:t>
      </w:r>
      <w:hyperlink r:id="rId14" w:history="1">
        <w:r w:rsidRPr="00C13583">
          <w:rPr>
            <w:rStyle w:val="Hipervnculo"/>
            <w:rFonts w:ascii="Arial" w:hAnsi="Arial"/>
            <w:snapToGrid w:val="0"/>
            <w:sz w:val="16"/>
            <w:szCs w:val="18"/>
            <w:lang w:val="en-US"/>
          </w:rPr>
          <w:t>https://onosproject.org/</w:t>
        </w:r>
      </w:hyperlink>
      <w:bookmarkEnd w:id="89"/>
      <w:r>
        <w:rPr>
          <w:rFonts w:ascii="Arial" w:hAnsi="Arial"/>
          <w:snapToGrid w:val="0"/>
          <w:sz w:val="16"/>
          <w:szCs w:val="18"/>
          <w:lang w:val="en-US"/>
        </w:rPr>
        <w:t xml:space="preserve">   </w:t>
      </w:r>
    </w:p>
    <w:sectPr w:rsidR="00C5752D" w:rsidRPr="003E4D0E" w:rsidSect="005D6238">
      <w:type w:val="continuous"/>
      <w:pgSz w:w="11907" w:h="16840" w:code="9"/>
      <w:pgMar w:top="1418" w:right="1418" w:bottom="1418" w:left="1418" w:header="708" w:footer="708" w:gutter="0"/>
      <w:cols w:num="2" w:space="454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DA82378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52C6DF94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FBF69DB6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144C009A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09708DBE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FD456D8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3A8E90C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912072C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6B09002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E892AD6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8E30177"/>
    <w:multiLevelType w:val="hybridMultilevel"/>
    <w:tmpl w:val="BAC80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4F4FFC"/>
    <w:multiLevelType w:val="hybridMultilevel"/>
    <w:tmpl w:val="9FC2817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29282A"/>
    <w:multiLevelType w:val="hybridMultilevel"/>
    <w:tmpl w:val="2F2AD29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0631C9"/>
    <w:multiLevelType w:val="hybridMultilevel"/>
    <w:tmpl w:val="44EA42E4"/>
    <w:lvl w:ilvl="0" w:tplc="F8EAD79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445449"/>
    <w:multiLevelType w:val="hybridMultilevel"/>
    <w:tmpl w:val="C29EB726"/>
    <w:lvl w:ilvl="0" w:tplc="9938A920">
      <w:start w:val="1"/>
      <w:numFmt w:val="decimal"/>
      <w:lvlText w:val="[%1]"/>
      <w:lvlJc w:val="left"/>
      <w:pPr>
        <w:ind w:left="72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613C74E4"/>
    <w:multiLevelType w:val="hybridMultilevel"/>
    <w:tmpl w:val="DCB4A906"/>
    <w:lvl w:ilvl="0" w:tplc="0C0A000F">
      <w:start w:val="1"/>
      <w:numFmt w:val="decimal"/>
      <w:lvlText w:val="%1."/>
      <w:lvlJc w:val="left"/>
      <w:pPr>
        <w:ind w:left="1224" w:hanging="360"/>
      </w:pPr>
      <w:rPr>
        <w:rFonts w:hint="default"/>
        <w:b/>
      </w:rPr>
    </w:lvl>
    <w:lvl w:ilvl="1" w:tplc="EA740C9C">
      <w:start w:val="1"/>
      <w:numFmt w:val="lowerLetter"/>
      <w:lvlText w:val="%2."/>
      <w:lvlJc w:val="left"/>
      <w:pPr>
        <w:ind w:left="1944" w:hanging="360"/>
      </w:pPr>
      <w:rPr>
        <w:rFonts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6" w15:restartNumberingAfterBreak="0">
    <w:nsid w:val="76CE02AE"/>
    <w:multiLevelType w:val="hybridMultilevel"/>
    <w:tmpl w:val="B9F6BBC0"/>
    <w:lvl w:ilvl="0" w:tplc="557CDA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9"/>
  </w:num>
  <w:num w:numId="22">
    <w:abstractNumId w:val="7"/>
  </w:num>
  <w:num w:numId="23">
    <w:abstractNumId w:val="6"/>
  </w:num>
  <w:num w:numId="24">
    <w:abstractNumId w:val="5"/>
  </w:num>
  <w:num w:numId="25">
    <w:abstractNumId w:val="4"/>
  </w:num>
  <w:num w:numId="26">
    <w:abstractNumId w:val="8"/>
  </w:num>
  <w:num w:numId="27">
    <w:abstractNumId w:val="3"/>
  </w:num>
  <w:num w:numId="28">
    <w:abstractNumId w:val="2"/>
  </w:num>
  <w:num w:numId="29">
    <w:abstractNumId w:val="1"/>
  </w:num>
  <w:num w:numId="30">
    <w:abstractNumId w:val="0"/>
  </w:num>
  <w:num w:numId="31">
    <w:abstractNumId w:val="13"/>
  </w:num>
  <w:num w:numId="32">
    <w:abstractNumId w:val="12"/>
  </w:num>
  <w:num w:numId="33">
    <w:abstractNumId w:val="14"/>
  </w:num>
  <w:num w:numId="34">
    <w:abstractNumId w:val="11"/>
  </w:num>
  <w:num w:numId="35">
    <w:abstractNumId w:val="16"/>
  </w:num>
  <w:num w:numId="36">
    <w:abstractNumId w:val="10"/>
  </w:num>
  <w:num w:numId="37">
    <w:abstractNumId w:val="1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blo">
    <w15:presenceInfo w15:providerId="None" w15:userId="Pablo"/>
  </w15:person>
  <w15:person w15:author="Javier Moreno">
    <w15:presenceInfo w15:providerId="Windows Live" w15:userId="01b8c8de080c3d8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20"/>
  <w:hyphenationZone w:val="72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042"/>
    <w:rsid w:val="0000330F"/>
    <w:rsid w:val="00004430"/>
    <w:rsid w:val="00007705"/>
    <w:rsid w:val="0002083D"/>
    <w:rsid w:val="00025A28"/>
    <w:rsid w:val="00042E66"/>
    <w:rsid w:val="00063514"/>
    <w:rsid w:val="000668BB"/>
    <w:rsid w:val="000723FC"/>
    <w:rsid w:val="00093D73"/>
    <w:rsid w:val="000A09A2"/>
    <w:rsid w:val="000A4C23"/>
    <w:rsid w:val="000B064E"/>
    <w:rsid w:val="000B5A9C"/>
    <w:rsid w:val="000C0164"/>
    <w:rsid w:val="000D204A"/>
    <w:rsid w:val="000D79A4"/>
    <w:rsid w:val="00102C64"/>
    <w:rsid w:val="00112342"/>
    <w:rsid w:val="00116561"/>
    <w:rsid w:val="00120506"/>
    <w:rsid w:val="00124939"/>
    <w:rsid w:val="0012649D"/>
    <w:rsid w:val="001308B7"/>
    <w:rsid w:val="00153265"/>
    <w:rsid w:val="00154E9D"/>
    <w:rsid w:val="001A7081"/>
    <w:rsid w:val="001B3BD1"/>
    <w:rsid w:val="001C0543"/>
    <w:rsid w:val="001C12DA"/>
    <w:rsid w:val="001C2C72"/>
    <w:rsid w:val="001D100B"/>
    <w:rsid w:val="001E52B0"/>
    <w:rsid w:val="001E5A11"/>
    <w:rsid w:val="00200593"/>
    <w:rsid w:val="00200C22"/>
    <w:rsid w:val="00211A1F"/>
    <w:rsid w:val="00212802"/>
    <w:rsid w:val="0021647C"/>
    <w:rsid w:val="00231E78"/>
    <w:rsid w:val="002326E0"/>
    <w:rsid w:val="00232F2C"/>
    <w:rsid w:val="002337EA"/>
    <w:rsid w:val="00271B44"/>
    <w:rsid w:val="002761C7"/>
    <w:rsid w:val="00277038"/>
    <w:rsid w:val="0028590B"/>
    <w:rsid w:val="00292042"/>
    <w:rsid w:val="0029511D"/>
    <w:rsid w:val="002967B2"/>
    <w:rsid w:val="002C11DA"/>
    <w:rsid w:val="002C3B2A"/>
    <w:rsid w:val="002C6169"/>
    <w:rsid w:val="002C6BCC"/>
    <w:rsid w:val="002D6F1E"/>
    <w:rsid w:val="002E4EDC"/>
    <w:rsid w:val="002E5CA1"/>
    <w:rsid w:val="002F0028"/>
    <w:rsid w:val="002F4BB1"/>
    <w:rsid w:val="00302A9B"/>
    <w:rsid w:val="00326C09"/>
    <w:rsid w:val="003423BE"/>
    <w:rsid w:val="003440AE"/>
    <w:rsid w:val="003527EE"/>
    <w:rsid w:val="00352F51"/>
    <w:rsid w:val="00353008"/>
    <w:rsid w:val="00355C85"/>
    <w:rsid w:val="00362B83"/>
    <w:rsid w:val="003636D6"/>
    <w:rsid w:val="0036669B"/>
    <w:rsid w:val="00375470"/>
    <w:rsid w:val="00380C5B"/>
    <w:rsid w:val="0038242D"/>
    <w:rsid w:val="003874F6"/>
    <w:rsid w:val="003A5490"/>
    <w:rsid w:val="003B656C"/>
    <w:rsid w:val="003C0E7C"/>
    <w:rsid w:val="003C165A"/>
    <w:rsid w:val="003D6DD0"/>
    <w:rsid w:val="003E0D10"/>
    <w:rsid w:val="003E4D0E"/>
    <w:rsid w:val="003F7C8F"/>
    <w:rsid w:val="004230C7"/>
    <w:rsid w:val="004231C8"/>
    <w:rsid w:val="004349E3"/>
    <w:rsid w:val="004475DB"/>
    <w:rsid w:val="00452204"/>
    <w:rsid w:val="00464FA6"/>
    <w:rsid w:val="00464FDF"/>
    <w:rsid w:val="00472223"/>
    <w:rsid w:val="00480CD0"/>
    <w:rsid w:val="00491A83"/>
    <w:rsid w:val="004A358A"/>
    <w:rsid w:val="004C119A"/>
    <w:rsid w:val="004C6E70"/>
    <w:rsid w:val="004D2130"/>
    <w:rsid w:val="004D5243"/>
    <w:rsid w:val="004D7A22"/>
    <w:rsid w:val="004E413E"/>
    <w:rsid w:val="004F4F16"/>
    <w:rsid w:val="00500526"/>
    <w:rsid w:val="00505521"/>
    <w:rsid w:val="005065DF"/>
    <w:rsid w:val="005137CA"/>
    <w:rsid w:val="00520992"/>
    <w:rsid w:val="005273DF"/>
    <w:rsid w:val="00557DB4"/>
    <w:rsid w:val="00566404"/>
    <w:rsid w:val="00574B77"/>
    <w:rsid w:val="00583648"/>
    <w:rsid w:val="005B58B4"/>
    <w:rsid w:val="005D6238"/>
    <w:rsid w:val="005D70DD"/>
    <w:rsid w:val="005E6BC4"/>
    <w:rsid w:val="005F1FF8"/>
    <w:rsid w:val="005F6E2D"/>
    <w:rsid w:val="006112EB"/>
    <w:rsid w:val="00621B23"/>
    <w:rsid w:val="00623F80"/>
    <w:rsid w:val="006421F3"/>
    <w:rsid w:val="00642E99"/>
    <w:rsid w:val="00643A6A"/>
    <w:rsid w:val="00645762"/>
    <w:rsid w:val="00651A6D"/>
    <w:rsid w:val="006631E8"/>
    <w:rsid w:val="00664769"/>
    <w:rsid w:val="00664FD3"/>
    <w:rsid w:val="00691BA7"/>
    <w:rsid w:val="006A0BFC"/>
    <w:rsid w:val="006A1266"/>
    <w:rsid w:val="006A2CBD"/>
    <w:rsid w:val="006A4CFD"/>
    <w:rsid w:val="006B68A3"/>
    <w:rsid w:val="006C62E1"/>
    <w:rsid w:val="006C6DA9"/>
    <w:rsid w:val="006C70D2"/>
    <w:rsid w:val="006D04D7"/>
    <w:rsid w:val="006D68CF"/>
    <w:rsid w:val="006E1C2F"/>
    <w:rsid w:val="006F2CA6"/>
    <w:rsid w:val="006F44DD"/>
    <w:rsid w:val="00710097"/>
    <w:rsid w:val="007107E0"/>
    <w:rsid w:val="00712B87"/>
    <w:rsid w:val="007570DF"/>
    <w:rsid w:val="00763A56"/>
    <w:rsid w:val="0078141A"/>
    <w:rsid w:val="00795EED"/>
    <w:rsid w:val="007A7D92"/>
    <w:rsid w:val="007B174B"/>
    <w:rsid w:val="007B6307"/>
    <w:rsid w:val="007B772B"/>
    <w:rsid w:val="007C1755"/>
    <w:rsid w:val="007D51C1"/>
    <w:rsid w:val="007D67B6"/>
    <w:rsid w:val="007D6904"/>
    <w:rsid w:val="007D7C40"/>
    <w:rsid w:val="007E07A1"/>
    <w:rsid w:val="007E486E"/>
    <w:rsid w:val="007E6E16"/>
    <w:rsid w:val="007F2A45"/>
    <w:rsid w:val="00802CFF"/>
    <w:rsid w:val="00803FF9"/>
    <w:rsid w:val="0081543E"/>
    <w:rsid w:val="008230C9"/>
    <w:rsid w:val="00851AD1"/>
    <w:rsid w:val="008539E0"/>
    <w:rsid w:val="00857C0D"/>
    <w:rsid w:val="00857C5F"/>
    <w:rsid w:val="00867B16"/>
    <w:rsid w:val="00886232"/>
    <w:rsid w:val="0089419D"/>
    <w:rsid w:val="008A4AD6"/>
    <w:rsid w:val="008A4B72"/>
    <w:rsid w:val="008B2781"/>
    <w:rsid w:val="008C6667"/>
    <w:rsid w:val="008D0973"/>
    <w:rsid w:val="008D53EC"/>
    <w:rsid w:val="008D6D58"/>
    <w:rsid w:val="008E3CB3"/>
    <w:rsid w:val="008E62EE"/>
    <w:rsid w:val="008F29A4"/>
    <w:rsid w:val="008F4244"/>
    <w:rsid w:val="00900340"/>
    <w:rsid w:val="009148BA"/>
    <w:rsid w:val="00936E74"/>
    <w:rsid w:val="00937B28"/>
    <w:rsid w:val="00952095"/>
    <w:rsid w:val="009714E0"/>
    <w:rsid w:val="00982A8E"/>
    <w:rsid w:val="00982EE9"/>
    <w:rsid w:val="00992185"/>
    <w:rsid w:val="009A39C5"/>
    <w:rsid w:val="009A5BF5"/>
    <w:rsid w:val="009B754D"/>
    <w:rsid w:val="009C4C5A"/>
    <w:rsid w:val="009D48A5"/>
    <w:rsid w:val="009D55DA"/>
    <w:rsid w:val="009D5FD2"/>
    <w:rsid w:val="009E004B"/>
    <w:rsid w:val="009E6FB5"/>
    <w:rsid w:val="009F43C8"/>
    <w:rsid w:val="009F4CAD"/>
    <w:rsid w:val="00A0485C"/>
    <w:rsid w:val="00A123EF"/>
    <w:rsid w:val="00A14EA5"/>
    <w:rsid w:val="00A311DC"/>
    <w:rsid w:val="00A31712"/>
    <w:rsid w:val="00A400C9"/>
    <w:rsid w:val="00A4482E"/>
    <w:rsid w:val="00A463B3"/>
    <w:rsid w:val="00A47970"/>
    <w:rsid w:val="00A545B4"/>
    <w:rsid w:val="00A72196"/>
    <w:rsid w:val="00A75C2C"/>
    <w:rsid w:val="00A9199B"/>
    <w:rsid w:val="00A95406"/>
    <w:rsid w:val="00AA0ECE"/>
    <w:rsid w:val="00AA3C29"/>
    <w:rsid w:val="00AA41BF"/>
    <w:rsid w:val="00AB065F"/>
    <w:rsid w:val="00AB364A"/>
    <w:rsid w:val="00AB680F"/>
    <w:rsid w:val="00AB7F8A"/>
    <w:rsid w:val="00AD1D06"/>
    <w:rsid w:val="00AD6F4D"/>
    <w:rsid w:val="00B02188"/>
    <w:rsid w:val="00B1663B"/>
    <w:rsid w:val="00B20CFE"/>
    <w:rsid w:val="00B21B52"/>
    <w:rsid w:val="00B273A2"/>
    <w:rsid w:val="00B3226C"/>
    <w:rsid w:val="00B33922"/>
    <w:rsid w:val="00B35936"/>
    <w:rsid w:val="00B42B2B"/>
    <w:rsid w:val="00B46603"/>
    <w:rsid w:val="00B605FE"/>
    <w:rsid w:val="00B67621"/>
    <w:rsid w:val="00B714E0"/>
    <w:rsid w:val="00B75107"/>
    <w:rsid w:val="00B761DD"/>
    <w:rsid w:val="00B842D6"/>
    <w:rsid w:val="00B855D9"/>
    <w:rsid w:val="00BB6C97"/>
    <w:rsid w:val="00BD7F0F"/>
    <w:rsid w:val="00BF536E"/>
    <w:rsid w:val="00C0380B"/>
    <w:rsid w:val="00C135BA"/>
    <w:rsid w:val="00C22E76"/>
    <w:rsid w:val="00C33031"/>
    <w:rsid w:val="00C3696F"/>
    <w:rsid w:val="00C5605D"/>
    <w:rsid w:val="00C5752D"/>
    <w:rsid w:val="00C70B6E"/>
    <w:rsid w:val="00C8393A"/>
    <w:rsid w:val="00C83E6E"/>
    <w:rsid w:val="00C86CAD"/>
    <w:rsid w:val="00CA1C98"/>
    <w:rsid w:val="00CD650A"/>
    <w:rsid w:val="00CE213D"/>
    <w:rsid w:val="00CE3652"/>
    <w:rsid w:val="00CF6F49"/>
    <w:rsid w:val="00CF7E8D"/>
    <w:rsid w:val="00D150E4"/>
    <w:rsid w:val="00D2579C"/>
    <w:rsid w:val="00D33AF2"/>
    <w:rsid w:val="00D5193A"/>
    <w:rsid w:val="00D72058"/>
    <w:rsid w:val="00D722ED"/>
    <w:rsid w:val="00D75392"/>
    <w:rsid w:val="00D77891"/>
    <w:rsid w:val="00D83CE2"/>
    <w:rsid w:val="00D923DF"/>
    <w:rsid w:val="00D925FE"/>
    <w:rsid w:val="00DA2DD8"/>
    <w:rsid w:val="00DA4012"/>
    <w:rsid w:val="00DA67EF"/>
    <w:rsid w:val="00DB07F4"/>
    <w:rsid w:val="00DD2538"/>
    <w:rsid w:val="00DE299D"/>
    <w:rsid w:val="00DF402B"/>
    <w:rsid w:val="00E049EA"/>
    <w:rsid w:val="00E04FAC"/>
    <w:rsid w:val="00E05AB6"/>
    <w:rsid w:val="00E1263B"/>
    <w:rsid w:val="00E2122E"/>
    <w:rsid w:val="00E2490B"/>
    <w:rsid w:val="00E277C6"/>
    <w:rsid w:val="00E36CA0"/>
    <w:rsid w:val="00E462AD"/>
    <w:rsid w:val="00E46BB5"/>
    <w:rsid w:val="00E54671"/>
    <w:rsid w:val="00E639A4"/>
    <w:rsid w:val="00E63CF8"/>
    <w:rsid w:val="00E672D0"/>
    <w:rsid w:val="00E867D5"/>
    <w:rsid w:val="00E90FD2"/>
    <w:rsid w:val="00E912B9"/>
    <w:rsid w:val="00E93CAC"/>
    <w:rsid w:val="00E946CC"/>
    <w:rsid w:val="00EA04F2"/>
    <w:rsid w:val="00EA39BB"/>
    <w:rsid w:val="00EA5580"/>
    <w:rsid w:val="00EB3DEA"/>
    <w:rsid w:val="00EB4E64"/>
    <w:rsid w:val="00EC5132"/>
    <w:rsid w:val="00ED4D81"/>
    <w:rsid w:val="00ED4F13"/>
    <w:rsid w:val="00ED7332"/>
    <w:rsid w:val="00ED7A00"/>
    <w:rsid w:val="00EE28C7"/>
    <w:rsid w:val="00EF3B8C"/>
    <w:rsid w:val="00F173A5"/>
    <w:rsid w:val="00F17A02"/>
    <w:rsid w:val="00F21929"/>
    <w:rsid w:val="00F234C5"/>
    <w:rsid w:val="00F37D9B"/>
    <w:rsid w:val="00F57F87"/>
    <w:rsid w:val="00F60D6E"/>
    <w:rsid w:val="00F62633"/>
    <w:rsid w:val="00F83E9E"/>
    <w:rsid w:val="00F90C1B"/>
    <w:rsid w:val="00F94D5F"/>
    <w:rsid w:val="00F96503"/>
    <w:rsid w:val="00FA7BF3"/>
    <w:rsid w:val="00FB44DF"/>
    <w:rsid w:val="00FD1FA6"/>
    <w:rsid w:val="00FD538E"/>
    <w:rsid w:val="00FD637F"/>
    <w:rsid w:val="00FE2F9C"/>
    <w:rsid w:val="00FF1C19"/>
    <w:rsid w:val="00FF6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E880DB0A-8C06-44D5-BAE2-9F0724EEB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 w:unhideWhenUsed="1"/>
    <w:lsdException w:name="toc 2" w:locked="1" w:uiPriority="0" w:unhideWhenUsed="1"/>
    <w:lsdException w:name="toc 3" w:locked="1" w:uiPriority="0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14E0"/>
    <w:rPr>
      <w:lang w:val="da-DK" w:eastAsia="da-DK"/>
    </w:rPr>
  </w:style>
  <w:style w:type="paragraph" w:styleId="Ttulo1">
    <w:name w:val="heading 1"/>
    <w:basedOn w:val="Normal"/>
    <w:next w:val="Normal"/>
    <w:link w:val="Ttulo1Car"/>
    <w:uiPriority w:val="99"/>
    <w:qFormat/>
    <w:rsid w:val="00093D73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Ttulo2">
    <w:name w:val="heading 2"/>
    <w:basedOn w:val="Normal"/>
    <w:next w:val="Normal"/>
    <w:link w:val="Ttulo2Car"/>
    <w:uiPriority w:val="99"/>
    <w:qFormat/>
    <w:rsid w:val="00093D73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Ttulo3">
    <w:name w:val="heading 3"/>
    <w:basedOn w:val="Normal"/>
    <w:next w:val="Normal"/>
    <w:link w:val="Ttulo3Car"/>
    <w:uiPriority w:val="99"/>
    <w:qFormat/>
    <w:rsid w:val="00093D73"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Ttulo4">
    <w:name w:val="heading 4"/>
    <w:basedOn w:val="Normal"/>
    <w:next w:val="Normal"/>
    <w:link w:val="Ttulo4Car"/>
    <w:uiPriority w:val="99"/>
    <w:qFormat/>
    <w:rsid w:val="00093D73"/>
    <w:pPr>
      <w:keepNext/>
      <w:spacing w:before="240" w:after="60"/>
      <w:outlineLvl w:val="3"/>
    </w:pPr>
    <w:rPr>
      <w:rFonts w:ascii="Arial" w:hAnsi="Arial"/>
      <w:b/>
      <w:sz w:val="24"/>
    </w:rPr>
  </w:style>
  <w:style w:type="paragraph" w:styleId="Ttulo5">
    <w:name w:val="heading 5"/>
    <w:basedOn w:val="Normal"/>
    <w:next w:val="Normal"/>
    <w:link w:val="Ttulo5Car"/>
    <w:uiPriority w:val="99"/>
    <w:qFormat/>
    <w:rsid w:val="00093D73"/>
    <w:p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uiPriority w:val="99"/>
    <w:qFormat/>
    <w:rsid w:val="00093D73"/>
    <w:p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uiPriority w:val="99"/>
    <w:qFormat/>
    <w:rsid w:val="00093D73"/>
    <w:pPr>
      <w:spacing w:before="240" w:after="60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link w:val="Ttulo8Car"/>
    <w:uiPriority w:val="99"/>
    <w:qFormat/>
    <w:rsid w:val="00093D73"/>
    <w:pPr>
      <w:spacing w:before="240" w:after="60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link w:val="Ttulo9Car"/>
    <w:uiPriority w:val="99"/>
    <w:qFormat/>
    <w:rsid w:val="00093D73"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E907BF"/>
    <w:rPr>
      <w:rFonts w:ascii="Cambria" w:eastAsia="Times New Roman" w:hAnsi="Cambria" w:cs="Times New Roman"/>
      <w:b/>
      <w:bCs/>
      <w:kern w:val="32"/>
      <w:sz w:val="32"/>
      <w:szCs w:val="32"/>
      <w:lang w:val="da-DK" w:eastAsia="da-DK"/>
    </w:rPr>
  </w:style>
  <w:style w:type="character" w:customStyle="1" w:styleId="Ttulo2Car">
    <w:name w:val="Título 2 Car"/>
    <w:link w:val="Ttulo2"/>
    <w:uiPriority w:val="9"/>
    <w:semiHidden/>
    <w:rsid w:val="00E907BF"/>
    <w:rPr>
      <w:rFonts w:ascii="Cambria" w:eastAsia="Times New Roman" w:hAnsi="Cambria" w:cs="Times New Roman"/>
      <w:b/>
      <w:bCs/>
      <w:i/>
      <w:iCs/>
      <w:sz w:val="28"/>
      <w:szCs w:val="28"/>
      <w:lang w:val="da-DK" w:eastAsia="da-DK"/>
    </w:rPr>
  </w:style>
  <w:style w:type="character" w:customStyle="1" w:styleId="Ttulo3Car">
    <w:name w:val="Título 3 Car"/>
    <w:link w:val="Ttulo3"/>
    <w:uiPriority w:val="9"/>
    <w:semiHidden/>
    <w:rsid w:val="00E907BF"/>
    <w:rPr>
      <w:rFonts w:ascii="Cambria" w:eastAsia="Times New Roman" w:hAnsi="Cambria" w:cs="Times New Roman"/>
      <w:b/>
      <w:bCs/>
      <w:sz w:val="26"/>
      <w:szCs w:val="26"/>
      <w:lang w:val="da-DK" w:eastAsia="da-DK"/>
    </w:rPr>
  </w:style>
  <w:style w:type="character" w:customStyle="1" w:styleId="Ttulo4Car">
    <w:name w:val="Título 4 Car"/>
    <w:link w:val="Ttulo4"/>
    <w:uiPriority w:val="9"/>
    <w:semiHidden/>
    <w:rsid w:val="00E907BF"/>
    <w:rPr>
      <w:rFonts w:ascii="Calibri" w:eastAsia="Times New Roman" w:hAnsi="Calibri" w:cs="Times New Roman"/>
      <w:b/>
      <w:bCs/>
      <w:sz w:val="28"/>
      <w:szCs w:val="28"/>
      <w:lang w:val="da-DK" w:eastAsia="da-DK"/>
    </w:rPr>
  </w:style>
  <w:style w:type="character" w:customStyle="1" w:styleId="Ttulo5Car">
    <w:name w:val="Título 5 Car"/>
    <w:link w:val="Ttulo5"/>
    <w:uiPriority w:val="9"/>
    <w:semiHidden/>
    <w:rsid w:val="00E907BF"/>
    <w:rPr>
      <w:rFonts w:ascii="Calibri" w:eastAsia="Times New Roman" w:hAnsi="Calibri" w:cs="Times New Roman"/>
      <w:b/>
      <w:bCs/>
      <w:i/>
      <w:iCs/>
      <w:sz w:val="26"/>
      <w:szCs w:val="26"/>
      <w:lang w:val="da-DK" w:eastAsia="da-DK"/>
    </w:rPr>
  </w:style>
  <w:style w:type="character" w:customStyle="1" w:styleId="Ttulo6Car">
    <w:name w:val="Título 6 Car"/>
    <w:link w:val="Ttulo6"/>
    <w:uiPriority w:val="9"/>
    <w:semiHidden/>
    <w:rsid w:val="00E907BF"/>
    <w:rPr>
      <w:rFonts w:ascii="Calibri" w:eastAsia="Times New Roman" w:hAnsi="Calibri" w:cs="Times New Roman"/>
      <w:b/>
      <w:bCs/>
      <w:lang w:val="da-DK" w:eastAsia="da-DK"/>
    </w:rPr>
  </w:style>
  <w:style w:type="character" w:customStyle="1" w:styleId="Ttulo7Car">
    <w:name w:val="Título 7 Car"/>
    <w:link w:val="Ttulo7"/>
    <w:uiPriority w:val="9"/>
    <w:semiHidden/>
    <w:rsid w:val="00E907BF"/>
    <w:rPr>
      <w:rFonts w:ascii="Calibri" w:eastAsia="Times New Roman" w:hAnsi="Calibri" w:cs="Times New Roman"/>
      <w:sz w:val="24"/>
      <w:szCs w:val="24"/>
      <w:lang w:val="da-DK" w:eastAsia="da-DK"/>
    </w:rPr>
  </w:style>
  <w:style w:type="character" w:customStyle="1" w:styleId="Ttulo8Car">
    <w:name w:val="Título 8 Car"/>
    <w:link w:val="Ttulo8"/>
    <w:uiPriority w:val="9"/>
    <w:semiHidden/>
    <w:rsid w:val="00E907BF"/>
    <w:rPr>
      <w:rFonts w:ascii="Calibri" w:eastAsia="Times New Roman" w:hAnsi="Calibri" w:cs="Times New Roman"/>
      <w:i/>
      <w:iCs/>
      <w:sz w:val="24"/>
      <w:szCs w:val="24"/>
      <w:lang w:val="da-DK" w:eastAsia="da-DK"/>
    </w:rPr>
  </w:style>
  <w:style w:type="character" w:customStyle="1" w:styleId="Ttulo9Car">
    <w:name w:val="Título 9 Car"/>
    <w:link w:val="Ttulo9"/>
    <w:uiPriority w:val="9"/>
    <w:semiHidden/>
    <w:rsid w:val="00E907BF"/>
    <w:rPr>
      <w:rFonts w:ascii="Cambria" w:eastAsia="Times New Roman" w:hAnsi="Cambria" w:cs="Times New Roman"/>
      <w:lang w:val="da-DK" w:eastAsia="da-DK"/>
    </w:rPr>
  </w:style>
  <w:style w:type="paragraph" w:styleId="Mapadeldocumento">
    <w:name w:val="Document Map"/>
    <w:basedOn w:val="Normal"/>
    <w:link w:val="MapadeldocumentoCar"/>
    <w:uiPriority w:val="99"/>
    <w:semiHidden/>
    <w:rsid w:val="00093D73"/>
    <w:pPr>
      <w:shd w:val="clear" w:color="auto" w:fill="000080"/>
    </w:pPr>
    <w:rPr>
      <w:rFonts w:ascii="Tahoma" w:hAnsi="Tahoma"/>
    </w:rPr>
  </w:style>
  <w:style w:type="character" w:customStyle="1" w:styleId="MapadeldocumentoCar">
    <w:name w:val="Mapa del documento Car"/>
    <w:link w:val="Mapadeldocumento"/>
    <w:uiPriority w:val="99"/>
    <w:semiHidden/>
    <w:rsid w:val="00E907BF"/>
    <w:rPr>
      <w:sz w:val="0"/>
      <w:szCs w:val="0"/>
      <w:lang w:val="da-DK" w:eastAsia="da-DK"/>
    </w:rPr>
  </w:style>
  <w:style w:type="paragraph" w:styleId="Remitedesobre">
    <w:name w:val="envelope return"/>
    <w:basedOn w:val="Normal"/>
    <w:uiPriority w:val="99"/>
    <w:semiHidden/>
    <w:rsid w:val="00093D73"/>
    <w:rPr>
      <w:rFonts w:ascii="Arial" w:hAnsi="Arial"/>
    </w:rPr>
  </w:style>
  <w:style w:type="paragraph" w:styleId="Textosinformato">
    <w:name w:val="Plain Text"/>
    <w:basedOn w:val="Normal"/>
    <w:link w:val="TextosinformatoCar"/>
    <w:uiPriority w:val="99"/>
    <w:semiHidden/>
    <w:rsid w:val="00093D73"/>
    <w:rPr>
      <w:rFonts w:ascii="Courier New" w:hAnsi="Courier New"/>
    </w:rPr>
  </w:style>
  <w:style w:type="character" w:customStyle="1" w:styleId="TextosinformatoCar">
    <w:name w:val="Texto sin formato Car"/>
    <w:link w:val="Textosinformato"/>
    <w:uiPriority w:val="99"/>
    <w:semiHidden/>
    <w:rsid w:val="00E907BF"/>
    <w:rPr>
      <w:rFonts w:ascii="Courier New" w:hAnsi="Courier New" w:cs="Courier New"/>
      <w:sz w:val="20"/>
      <w:szCs w:val="20"/>
      <w:lang w:val="da-DK" w:eastAsia="da-DK"/>
    </w:rPr>
  </w:style>
  <w:style w:type="paragraph" w:styleId="Descripcin">
    <w:name w:val="caption"/>
    <w:basedOn w:val="Normal"/>
    <w:next w:val="Normal"/>
    <w:uiPriority w:val="99"/>
    <w:qFormat/>
    <w:rsid w:val="00093D73"/>
    <w:pPr>
      <w:spacing w:before="120" w:after="120"/>
    </w:pPr>
    <w:rPr>
      <w:b/>
    </w:rPr>
  </w:style>
  <w:style w:type="paragraph" w:styleId="Textodebloque">
    <w:name w:val="Block Text"/>
    <w:basedOn w:val="Normal"/>
    <w:uiPriority w:val="99"/>
    <w:semiHidden/>
    <w:rsid w:val="00093D73"/>
    <w:pPr>
      <w:spacing w:after="120"/>
      <w:ind w:left="1440" w:right="1440"/>
    </w:pPr>
  </w:style>
  <w:style w:type="paragraph" w:styleId="Encabezadodemensaje">
    <w:name w:val="Message Header"/>
    <w:basedOn w:val="Normal"/>
    <w:link w:val="EncabezadodemensajeCar"/>
    <w:uiPriority w:val="99"/>
    <w:semiHidden/>
    <w:rsid w:val="00093D7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/>
      <w:sz w:val="24"/>
    </w:rPr>
  </w:style>
  <w:style w:type="character" w:customStyle="1" w:styleId="EncabezadodemensajeCar">
    <w:name w:val="Encabezado de mensaje Car"/>
    <w:link w:val="Encabezadodemensaje"/>
    <w:uiPriority w:val="99"/>
    <w:semiHidden/>
    <w:rsid w:val="00E907BF"/>
    <w:rPr>
      <w:rFonts w:ascii="Cambria" w:eastAsia="Times New Roman" w:hAnsi="Cambria" w:cs="Times New Roman"/>
      <w:sz w:val="24"/>
      <w:szCs w:val="24"/>
      <w:shd w:val="pct20" w:color="auto" w:fill="auto"/>
      <w:lang w:val="da-DK" w:eastAsia="da-DK"/>
    </w:rPr>
  </w:style>
  <w:style w:type="paragraph" w:styleId="Textoindependiente">
    <w:name w:val="Body Text"/>
    <w:basedOn w:val="Normal"/>
    <w:link w:val="TextoindependienteCar"/>
    <w:uiPriority w:val="99"/>
    <w:semiHidden/>
    <w:rsid w:val="00093D73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rsid w:val="00E907BF"/>
    <w:rPr>
      <w:sz w:val="20"/>
      <w:szCs w:val="20"/>
      <w:lang w:val="da-DK" w:eastAsia="da-DK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rsid w:val="00093D73"/>
    <w:pPr>
      <w:ind w:firstLine="210"/>
    </w:pPr>
  </w:style>
  <w:style w:type="character" w:customStyle="1" w:styleId="TextoindependienteprimerasangraCar">
    <w:name w:val="Texto independiente primera sangría Car"/>
    <w:link w:val="Textoindependienteprimerasangra"/>
    <w:uiPriority w:val="99"/>
    <w:semiHidden/>
    <w:rsid w:val="00E907BF"/>
    <w:rPr>
      <w:sz w:val="20"/>
      <w:szCs w:val="20"/>
      <w:lang w:val="da-DK" w:eastAsia="da-DK"/>
    </w:rPr>
  </w:style>
  <w:style w:type="paragraph" w:styleId="Sangradetextonormal">
    <w:name w:val="Body Text Indent"/>
    <w:basedOn w:val="Normal"/>
    <w:link w:val="SangradetextonormalCar"/>
    <w:uiPriority w:val="99"/>
    <w:semiHidden/>
    <w:rsid w:val="00093D73"/>
    <w:pPr>
      <w:spacing w:after="120" w:line="480" w:lineRule="auto"/>
    </w:pPr>
  </w:style>
  <w:style w:type="character" w:customStyle="1" w:styleId="SangradetextonormalCar">
    <w:name w:val="Sangría de texto normal Car"/>
    <w:link w:val="Sangradetextonormal"/>
    <w:uiPriority w:val="99"/>
    <w:semiHidden/>
    <w:rsid w:val="00E907BF"/>
    <w:rPr>
      <w:sz w:val="20"/>
      <w:szCs w:val="20"/>
      <w:lang w:val="da-DK" w:eastAsia="da-DK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rsid w:val="00093D73"/>
    <w:pPr>
      <w:spacing w:line="240" w:lineRule="auto"/>
      <w:ind w:left="283" w:firstLine="210"/>
    </w:pPr>
  </w:style>
  <w:style w:type="character" w:customStyle="1" w:styleId="Textoindependienteprimerasangra2Car">
    <w:name w:val="Texto independiente primera sangría 2 Car"/>
    <w:link w:val="Textoindependienteprimerasangra2"/>
    <w:uiPriority w:val="99"/>
    <w:semiHidden/>
    <w:rsid w:val="00E907BF"/>
    <w:rPr>
      <w:sz w:val="20"/>
      <w:szCs w:val="20"/>
      <w:lang w:val="da-DK" w:eastAsia="da-DK"/>
    </w:rPr>
  </w:style>
  <w:style w:type="paragraph" w:styleId="Textoindependiente3">
    <w:name w:val="Body Text 3"/>
    <w:basedOn w:val="Normal"/>
    <w:link w:val="Textoindependiente3Car"/>
    <w:uiPriority w:val="99"/>
    <w:semiHidden/>
    <w:rsid w:val="00093D73"/>
    <w:pPr>
      <w:spacing w:after="120"/>
    </w:pPr>
    <w:rPr>
      <w:sz w:val="16"/>
    </w:rPr>
  </w:style>
  <w:style w:type="character" w:customStyle="1" w:styleId="Textoindependiente3Car">
    <w:name w:val="Texto independiente 3 Car"/>
    <w:link w:val="Textoindependiente3"/>
    <w:uiPriority w:val="99"/>
    <w:semiHidden/>
    <w:rsid w:val="00E907BF"/>
    <w:rPr>
      <w:sz w:val="16"/>
      <w:szCs w:val="16"/>
      <w:lang w:val="da-DK" w:eastAsia="da-DK"/>
    </w:rPr>
  </w:style>
  <w:style w:type="paragraph" w:styleId="Sangra2detindependiente">
    <w:name w:val="Body Text Indent 2"/>
    <w:basedOn w:val="Normal"/>
    <w:link w:val="Sangra2detindependienteCar"/>
    <w:uiPriority w:val="99"/>
    <w:semiHidden/>
    <w:rsid w:val="00093D73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link w:val="Sangra2detindependiente"/>
    <w:uiPriority w:val="99"/>
    <w:semiHidden/>
    <w:rsid w:val="00E907BF"/>
    <w:rPr>
      <w:sz w:val="20"/>
      <w:szCs w:val="20"/>
      <w:lang w:val="da-DK" w:eastAsia="da-DK"/>
    </w:rPr>
  </w:style>
  <w:style w:type="paragraph" w:styleId="Sangra3detindependiente">
    <w:name w:val="Body Text Indent 3"/>
    <w:basedOn w:val="Normal"/>
    <w:link w:val="Sangra3detindependienteCar"/>
    <w:uiPriority w:val="99"/>
    <w:semiHidden/>
    <w:rsid w:val="00093D73"/>
    <w:pPr>
      <w:spacing w:after="120"/>
      <w:ind w:left="283"/>
    </w:pPr>
    <w:rPr>
      <w:sz w:val="16"/>
    </w:rPr>
  </w:style>
  <w:style w:type="character" w:customStyle="1" w:styleId="Sangra3detindependienteCar">
    <w:name w:val="Sangría 3 de t. independiente Car"/>
    <w:link w:val="Sangra3detindependiente"/>
    <w:uiPriority w:val="99"/>
    <w:semiHidden/>
    <w:rsid w:val="00E907BF"/>
    <w:rPr>
      <w:sz w:val="16"/>
      <w:szCs w:val="16"/>
      <w:lang w:val="da-DK" w:eastAsia="da-DK"/>
    </w:rPr>
  </w:style>
  <w:style w:type="paragraph" w:styleId="Encabezadodelista">
    <w:name w:val="toa heading"/>
    <w:basedOn w:val="Normal"/>
    <w:next w:val="Normal"/>
    <w:uiPriority w:val="99"/>
    <w:semiHidden/>
    <w:rsid w:val="00093D73"/>
    <w:pPr>
      <w:spacing w:before="120"/>
    </w:pPr>
    <w:rPr>
      <w:rFonts w:ascii="Arial" w:hAnsi="Arial"/>
      <w:b/>
      <w:sz w:val="24"/>
    </w:rPr>
  </w:style>
  <w:style w:type="paragraph" w:styleId="Textoconsangra">
    <w:name w:val="table of authorities"/>
    <w:basedOn w:val="Normal"/>
    <w:next w:val="Normal"/>
    <w:uiPriority w:val="99"/>
    <w:semiHidden/>
    <w:rsid w:val="00093D73"/>
    <w:pPr>
      <w:ind w:left="200" w:hanging="200"/>
    </w:pPr>
  </w:style>
  <w:style w:type="paragraph" w:styleId="Fecha">
    <w:name w:val="Date"/>
    <w:basedOn w:val="Normal"/>
    <w:next w:val="Normal"/>
    <w:link w:val="FechaCar"/>
    <w:uiPriority w:val="99"/>
    <w:semiHidden/>
    <w:rsid w:val="00093D73"/>
  </w:style>
  <w:style w:type="character" w:customStyle="1" w:styleId="FechaCar">
    <w:name w:val="Fecha Car"/>
    <w:link w:val="Fecha"/>
    <w:uiPriority w:val="99"/>
    <w:semiHidden/>
    <w:rsid w:val="00E907BF"/>
    <w:rPr>
      <w:sz w:val="20"/>
      <w:szCs w:val="20"/>
      <w:lang w:val="da-DK" w:eastAsia="da-DK"/>
    </w:rPr>
  </w:style>
  <w:style w:type="paragraph" w:styleId="Textonotapie">
    <w:name w:val="footnote text"/>
    <w:basedOn w:val="Normal"/>
    <w:link w:val="TextonotapieCar"/>
    <w:uiPriority w:val="99"/>
    <w:semiHidden/>
    <w:rsid w:val="00093D73"/>
  </w:style>
  <w:style w:type="character" w:customStyle="1" w:styleId="TextonotapieCar">
    <w:name w:val="Texto nota pie Car"/>
    <w:link w:val="Textonotapie"/>
    <w:uiPriority w:val="99"/>
    <w:semiHidden/>
    <w:rsid w:val="00E907BF"/>
    <w:rPr>
      <w:sz w:val="20"/>
      <w:szCs w:val="20"/>
      <w:lang w:val="da-DK" w:eastAsia="da-DK"/>
    </w:rPr>
  </w:style>
  <w:style w:type="paragraph" w:styleId="ndice1">
    <w:name w:val="index 1"/>
    <w:basedOn w:val="Normal"/>
    <w:next w:val="Normal"/>
    <w:autoRedefine/>
    <w:uiPriority w:val="99"/>
    <w:semiHidden/>
    <w:rsid w:val="00093D73"/>
    <w:pPr>
      <w:ind w:left="200" w:hanging="200"/>
    </w:pPr>
  </w:style>
  <w:style w:type="paragraph" w:styleId="ndice2">
    <w:name w:val="index 2"/>
    <w:basedOn w:val="Normal"/>
    <w:next w:val="Normal"/>
    <w:autoRedefine/>
    <w:uiPriority w:val="99"/>
    <w:semiHidden/>
    <w:rsid w:val="00093D73"/>
    <w:pPr>
      <w:ind w:left="400" w:hanging="200"/>
    </w:pPr>
  </w:style>
  <w:style w:type="paragraph" w:styleId="ndice3">
    <w:name w:val="index 3"/>
    <w:basedOn w:val="Normal"/>
    <w:next w:val="Normal"/>
    <w:autoRedefine/>
    <w:uiPriority w:val="99"/>
    <w:semiHidden/>
    <w:rsid w:val="00093D73"/>
    <w:pPr>
      <w:ind w:left="600" w:hanging="200"/>
    </w:pPr>
  </w:style>
  <w:style w:type="paragraph" w:styleId="ndice4">
    <w:name w:val="index 4"/>
    <w:basedOn w:val="Normal"/>
    <w:next w:val="Normal"/>
    <w:autoRedefine/>
    <w:uiPriority w:val="99"/>
    <w:semiHidden/>
    <w:rsid w:val="00093D73"/>
    <w:pPr>
      <w:ind w:left="800" w:hanging="200"/>
    </w:pPr>
  </w:style>
  <w:style w:type="paragraph" w:styleId="ndice5">
    <w:name w:val="index 5"/>
    <w:basedOn w:val="Normal"/>
    <w:next w:val="Normal"/>
    <w:autoRedefine/>
    <w:uiPriority w:val="99"/>
    <w:semiHidden/>
    <w:rsid w:val="00093D73"/>
    <w:pPr>
      <w:ind w:left="1000" w:hanging="200"/>
    </w:pPr>
  </w:style>
  <w:style w:type="paragraph" w:styleId="ndice6">
    <w:name w:val="index 6"/>
    <w:basedOn w:val="Normal"/>
    <w:next w:val="Normal"/>
    <w:autoRedefine/>
    <w:uiPriority w:val="99"/>
    <w:semiHidden/>
    <w:rsid w:val="00093D73"/>
    <w:pPr>
      <w:ind w:left="1200" w:hanging="200"/>
    </w:pPr>
  </w:style>
  <w:style w:type="paragraph" w:styleId="ndice7">
    <w:name w:val="index 7"/>
    <w:basedOn w:val="Normal"/>
    <w:next w:val="Normal"/>
    <w:autoRedefine/>
    <w:uiPriority w:val="99"/>
    <w:semiHidden/>
    <w:rsid w:val="00093D73"/>
    <w:pPr>
      <w:ind w:left="1400" w:hanging="200"/>
    </w:pPr>
  </w:style>
  <w:style w:type="paragraph" w:styleId="ndice8">
    <w:name w:val="index 8"/>
    <w:basedOn w:val="Normal"/>
    <w:next w:val="Normal"/>
    <w:autoRedefine/>
    <w:uiPriority w:val="99"/>
    <w:semiHidden/>
    <w:rsid w:val="00093D73"/>
    <w:pPr>
      <w:ind w:left="1600" w:hanging="200"/>
    </w:pPr>
  </w:style>
  <w:style w:type="paragraph" w:styleId="ndice9">
    <w:name w:val="index 9"/>
    <w:basedOn w:val="Normal"/>
    <w:next w:val="Normal"/>
    <w:autoRedefine/>
    <w:uiPriority w:val="99"/>
    <w:semiHidden/>
    <w:rsid w:val="00093D73"/>
    <w:pPr>
      <w:ind w:left="1800" w:hanging="200"/>
    </w:pPr>
  </w:style>
  <w:style w:type="paragraph" w:styleId="Ttulodendice">
    <w:name w:val="index heading"/>
    <w:basedOn w:val="Normal"/>
    <w:next w:val="ndice1"/>
    <w:uiPriority w:val="99"/>
    <w:semiHidden/>
    <w:rsid w:val="00093D73"/>
    <w:rPr>
      <w:rFonts w:ascii="Arial" w:hAnsi="Arial"/>
      <w:b/>
    </w:rPr>
  </w:style>
  <w:style w:type="paragraph" w:styleId="TDC1">
    <w:name w:val="toc 1"/>
    <w:basedOn w:val="Normal"/>
    <w:next w:val="Normal"/>
    <w:autoRedefine/>
    <w:uiPriority w:val="99"/>
    <w:semiHidden/>
    <w:rsid w:val="00093D73"/>
  </w:style>
  <w:style w:type="paragraph" w:styleId="TDC2">
    <w:name w:val="toc 2"/>
    <w:basedOn w:val="Normal"/>
    <w:next w:val="Normal"/>
    <w:autoRedefine/>
    <w:uiPriority w:val="99"/>
    <w:semiHidden/>
    <w:rsid w:val="00093D73"/>
    <w:pPr>
      <w:ind w:left="200"/>
    </w:pPr>
  </w:style>
  <w:style w:type="paragraph" w:styleId="TDC3">
    <w:name w:val="toc 3"/>
    <w:basedOn w:val="Normal"/>
    <w:next w:val="Normal"/>
    <w:autoRedefine/>
    <w:uiPriority w:val="99"/>
    <w:semiHidden/>
    <w:rsid w:val="00093D73"/>
    <w:pPr>
      <w:ind w:left="400"/>
    </w:pPr>
  </w:style>
  <w:style w:type="paragraph" w:styleId="TDC4">
    <w:name w:val="toc 4"/>
    <w:basedOn w:val="Normal"/>
    <w:next w:val="Normal"/>
    <w:autoRedefine/>
    <w:uiPriority w:val="99"/>
    <w:semiHidden/>
    <w:rsid w:val="00093D73"/>
    <w:pPr>
      <w:ind w:left="600"/>
    </w:pPr>
  </w:style>
  <w:style w:type="paragraph" w:styleId="TDC5">
    <w:name w:val="toc 5"/>
    <w:basedOn w:val="Normal"/>
    <w:next w:val="Normal"/>
    <w:autoRedefine/>
    <w:uiPriority w:val="99"/>
    <w:semiHidden/>
    <w:rsid w:val="00093D73"/>
    <w:pPr>
      <w:ind w:left="800"/>
    </w:pPr>
  </w:style>
  <w:style w:type="paragraph" w:styleId="TDC6">
    <w:name w:val="toc 6"/>
    <w:basedOn w:val="Normal"/>
    <w:next w:val="Normal"/>
    <w:autoRedefine/>
    <w:uiPriority w:val="99"/>
    <w:semiHidden/>
    <w:rsid w:val="00093D73"/>
    <w:pPr>
      <w:ind w:left="1000"/>
    </w:pPr>
  </w:style>
  <w:style w:type="paragraph" w:styleId="TDC7">
    <w:name w:val="toc 7"/>
    <w:basedOn w:val="Normal"/>
    <w:next w:val="Normal"/>
    <w:autoRedefine/>
    <w:uiPriority w:val="99"/>
    <w:semiHidden/>
    <w:rsid w:val="00093D73"/>
    <w:pPr>
      <w:ind w:left="1200"/>
    </w:pPr>
  </w:style>
  <w:style w:type="paragraph" w:styleId="TDC8">
    <w:name w:val="toc 8"/>
    <w:basedOn w:val="Normal"/>
    <w:next w:val="Normal"/>
    <w:autoRedefine/>
    <w:uiPriority w:val="99"/>
    <w:semiHidden/>
    <w:rsid w:val="00093D73"/>
    <w:pPr>
      <w:ind w:left="1400"/>
    </w:pPr>
  </w:style>
  <w:style w:type="paragraph" w:styleId="TDC9">
    <w:name w:val="toc 9"/>
    <w:basedOn w:val="Normal"/>
    <w:next w:val="Normal"/>
    <w:autoRedefine/>
    <w:uiPriority w:val="99"/>
    <w:semiHidden/>
    <w:rsid w:val="00093D73"/>
    <w:pPr>
      <w:ind w:left="1600"/>
    </w:pPr>
  </w:style>
  <w:style w:type="paragraph" w:styleId="Textocomentario">
    <w:name w:val="annotation text"/>
    <w:basedOn w:val="Normal"/>
    <w:link w:val="TextocomentarioCar"/>
    <w:uiPriority w:val="99"/>
    <w:semiHidden/>
    <w:rsid w:val="00093D73"/>
  </w:style>
  <w:style w:type="character" w:customStyle="1" w:styleId="TextocomentarioCar">
    <w:name w:val="Texto comentario Car"/>
    <w:link w:val="Textocomentario"/>
    <w:uiPriority w:val="99"/>
    <w:semiHidden/>
    <w:rsid w:val="00E907BF"/>
    <w:rPr>
      <w:sz w:val="20"/>
      <w:szCs w:val="20"/>
      <w:lang w:val="da-DK" w:eastAsia="da-DK"/>
    </w:rPr>
  </w:style>
  <w:style w:type="paragraph" w:styleId="Tabladeilustraciones">
    <w:name w:val="table of figures"/>
    <w:basedOn w:val="Normal"/>
    <w:next w:val="Normal"/>
    <w:uiPriority w:val="99"/>
    <w:semiHidden/>
    <w:rsid w:val="00093D73"/>
    <w:pPr>
      <w:ind w:left="400" w:hanging="400"/>
    </w:pPr>
  </w:style>
  <w:style w:type="paragraph" w:styleId="Textomacro">
    <w:name w:val="macro"/>
    <w:link w:val="TextomacroCar"/>
    <w:uiPriority w:val="99"/>
    <w:semiHidden/>
    <w:rsid w:val="00093D7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  <w:lang w:val="da-DK" w:eastAsia="da-DK"/>
    </w:rPr>
  </w:style>
  <w:style w:type="character" w:customStyle="1" w:styleId="TextomacroCar">
    <w:name w:val="Texto macro Car"/>
    <w:link w:val="Textomacro"/>
    <w:uiPriority w:val="99"/>
    <w:semiHidden/>
    <w:rsid w:val="00E907BF"/>
    <w:rPr>
      <w:rFonts w:ascii="Courier New" w:hAnsi="Courier New" w:cs="Courier New"/>
      <w:sz w:val="20"/>
      <w:szCs w:val="20"/>
      <w:lang w:val="da-DK" w:eastAsia="da-DK"/>
    </w:rPr>
  </w:style>
  <w:style w:type="paragraph" w:styleId="Direccinsobre">
    <w:name w:val="envelope address"/>
    <w:basedOn w:val="Normal"/>
    <w:uiPriority w:val="99"/>
    <w:semiHidden/>
    <w:rsid w:val="00093D73"/>
    <w:pPr>
      <w:framePr w:w="7920" w:h="1980" w:hRule="exact" w:hSpace="141" w:wrap="auto" w:hAnchor="page" w:xAlign="center" w:yAlign="bottom"/>
      <w:ind w:left="2880"/>
    </w:pPr>
    <w:rPr>
      <w:rFonts w:ascii="Arial" w:hAnsi="Arial"/>
      <w:sz w:val="24"/>
    </w:rPr>
  </w:style>
  <w:style w:type="paragraph" w:styleId="Sangranormal">
    <w:name w:val="Normal Indent"/>
    <w:basedOn w:val="Normal"/>
    <w:uiPriority w:val="99"/>
    <w:semiHidden/>
    <w:rsid w:val="00093D73"/>
    <w:pPr>
      <w:ind w:left="1304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rsid w:val="00093D73"/>
  </w:style>
  <w:style w:type="character" w:customStyle="1" w:styleId="EncabezadodenotaCar">
    <w:name w:val="Encabezado de nota Car"/>
    <w:link w:val="Encabezadodenota"/>
    <w:uiPriority w:val="99"/>
    <w:semiHidden/>
    <w:rsid w:val="00E907BF"/>
    <w:rPr>
      <w:sz w:val="20"/>
      <w:szCs w:val="20"/>
      <w:lang w:val="da-DK" w:eastAsia="da-DK"/>
    </w:rPr>
  </w:style>
  <w:style w:type="paragraph" w:styleId="Lista">
    <w:name w:val="List"/>
    <w:basedOn w:val="Normal"/>
    <w:uiPriority w:val="99"/>
    <w:semiHidden/>
    <w:rsid w:val="00093D73"/>
    <w:pPr>
      <w:ind w:left="283" w:hanging="283"/>
    </w:pPr>
  </w:style>
  <w:style w:type="paragraph" w:styleId="Continuarlista">
    <w:name w:val="List Continue"/>
    <w:basedOn w:val="Normal"/>
    <w:uiPriority w:val="99"/>
    <w:semiHidden/>
    <w:rsid w:val="00093D73"/>
    <w:pPr>
      <w:spacing w:after="120"/>
      <w:ind w:left="283"/>
    </w:pPr>
  </w:style>
  <w:style w:type="paragraph" w:styleId="Continuarlista2">
    <w:name w:val="List Continue 2"/>
    <w:basedOn w:val="Normal"/>
    <w:uiPriority w:val="99"/>
    <w:semiHidden/>
    <w:rsid w:val="00093D73"/>
    <w:pPr>
      <w:spacing w:after="120"/>
      <w:ind w:left="566"/>
    </w:pPr>
  </w:style>
  <w:style w:type="paragraph" w:styleId="Continuarlista3">
    <w:name w:val="List Continue 3"/>
    <w:basedOn w:val="Normal"/>
    <w:uiPriority w:val="99"/>
    <w:semiHidden/>
    <w:rsid w:val="00093D73"/>
    <w:pPr>
      <w:spacing w:after="120"/>
      <w:ind w:left="849"/>
    </w:pPr>
  </w:style>
  <w:style w:type="paragraph" w:styleId="Continuarlista4">
    <w:name w:val="List Continue 4"/>
    <w:basedOn w:val="Normal"/>
    <w:uiPriority w:val="99"/>
    <w:semiHidden/>
    <w:rsid w:val="00093D73"/>
    <w:pPr>
      <w:spacing w:after="120"/>
      <w:ind w:left="1132"/>
    </w:pPr>
  </w:style>
  <w:style w:type="paragraph" w:styleId="Continuarlista5">
    <w:name w:val="List Continue 5"/>
    <w:basedOn w:val="Normal"/>
    <w:uiPriority w:val="99"/>
    <w:semiHidden/>
    <w:rsid w:val="00093D73"/>
    <w:pPr>
      <w:spacing w:after="120"/>
      <w:ind w:left="1415"/>
    </w:pPr>
  </w:style>
  <w:style w:type="paragraph" w:styleId="Listaconvietas">
    <w:name w:val="List Bullet"/>
    <w:basedOn w:val="Normal"/>
    <w:autoRedefine/>
    <w:uiPriority w:val="99"/>
    <w:semiHidden/>
    <w:rsid w:val="00093D73"/>
    <w:pPr>
      <w:numPr>
        <w:numId w:val="11"/>
      </w:numPr>
    </w:pPr>
  </w:style>
  <w:style w:type="paragraph" w:styleId="Listaconvietas2">
    <w:name w:val="List Bullet 2"/>
    <w:basedOn w:val="Normal"/>
    <w:autoRedefine/>
    <w:uiPriority w:val="99"/>
    <w:semiHidden/>
    <w:rsid w:val="00093D73"/>
    <w:pPr>
      <w:numPr>
        <w:numId w:val="12"/>
      </w:numPr>
    </w:pPr>
  </w:style>
  <w:style w:type="paragraph" w:styleId="Listaconvietas3">
    <w:name w:val="List Bullet 3"/>
    <w:basedOn w:val="Normal"/>
    <w:autoRedefine/>
    <w:uiPriority w:val="99"/>
    <w:semiHidden/>
    <w:rsid w:val="00093D73"/>
    <w:pPr>
      <w:numPr>
        <w:numId w:val="13"/>
      </w:numPr>
    </w:pPr>
  </w:style>
  <w:style w:type="paragraph" w:styleId="Listaconvietas4">
    <w:name w:val="List Bullet 4"/>
    <w:basedOn w:val="Normal"/>
    <w:autoRedefine/>
    <w:uiPriority w:val="99"/>
    <w:semiHidden/>
    <w:rsid w:val="00093D73"/>
    <w:pPr>
      <w:numPr>
        <w:numId w:val="14"/>
      </w:numPr>
    </w:pPr>
  </w:style>
  <w:style w:type="paragraph" w:styleId="Listaconvietas5">
    <w:name w:val="List Bullet 5"/>
    <w:basedOn w:val="Normal"/>
    <w:autoRedefine/>
    <w:uiPriority w:val="99"/>
    <w:semiHidden/>
    <w:rsid w:val="00093D73"/>
    <w:pPr>
      <w:numPr>
        <w:numId w:val="15"/>
      </w:numPr>
    </w:pPr>
  </w:style>
  <w:style w:type="paragraph" w:styleId="Listaconnmeros">
    <w:name w:val="List Number"/>
    <w:basedOn w:val="Normal"/>
    <w:uiPriority w:val="99"/>
    <w:semiHidden/>
    <w:rsid w:val="00093D73"/>
    <w:pPr>
      <w:numPr>
        <w:numId w:val="16"/>
      </w:numPr>
    </w:pPr>
  </w:style>
  <w:style w:type="paragraph" w:styleId="Listaconnmeros2">
    <w:name w:val="List Number 2"/>
    <w:basedOn w:val="Normal"/>
    <w:uiPriority w:val="99"/>
    <w:semiHidden/>
    <w:rsid w:val="00093D73"/>
    <w:pPr>
      <w:numPr>
        <w:numId w:val="17"/>
      </w:numPr>
    </w:pPr>
  </w:style>
  <w:style w:type="paragraph" w:styleId="Listaconnmeros3">
    <w:name w:val="List Number 3"/>
    <w:basedOn w:val="Normal"/>
    <w:uiPriority w:val="99"/>
    <w:semiHidden/>
    <w:rsid w:val="00093D73"/>
    <w:pPr>
      <w:numPr>
        <w:numId w:val="18"/>
      </w:numPr>
    </w:pPr>
  </w:style>
  <w:style w:type="paragraph" w:styleId="Listaconnmeros4">
    <w:name w:val="List Number 4"/>
    <w:basedOn w:val="Normal"/>
    <w:uiPriority w:val="99"/>
    <w:semiHidden/>
    <w:rsid w:val="00093D73"/>
    <w:pPr>
      <w:numPr>
        <w:numId w:val="19"/>
      </w:numPr>
    </w:pPr>
  </w:style>
  <w:style w:type="paragraph" w:styleId="Listaconnmeros5">
    <w:name w:val="List Number 5"/>
    <w:basedOn w:val="Normal"/>
    <w:uiPriority w:val="99"/>
    <w:semiHidden/>
    <w:rsid w:val="00093D73"/>
    <w:pPr>
      <w:numPr>
        <w:numId w:val="20"/>
      </w:numPr>
    </w:pPr>
  </w:style>
  <w:style w:type="paragraph" w:styleId="Lista2">
    <w:name w:val="List 2"/>
    <w:basedOn w:val="Normal"/>
    <w:uiPriority w:val="99"/>
    <w:semiHidden/>
    <w:rsid w:val="00093D73"/>
    <w:pPr>
      <w:ind w:left="566" w:hanging="283"/>
    </w:pPr>
  </w:style>
  <w:style w:type="paragraph" w:styleId="Lista3">
    <w:name w:val="List 3"/>
    <w:basedOn w:val="Normal"/>
    <w:uiPriority w:val="99"/>
    <w:semiHidden/>
    <w:rsid w:val="00093D73"/>
    <w:pPr>
      <w:ind w:left="849" w:hanging="283"/>
    </w:pPr>
  </w:style>
  <w:style w:type="paragraph" w:styleId="Lista4">
    <w:name w:val="List 4"/>
    <w:basedOn w:val="Normal"/>
    <w:uiPriority w:val="99"/>
    <w:semiHidden/>
    <w:rsid w:val="00093D73"/>
    <w:pPr>
      <w:ind w:left="1132" w:hanging="283"/>
    </w:pPr>
  </w:style>
  <w:style w:type="paragraph" w:styleId="Lista5">
    <w:name w:val="List 5"/>
    <w:basedOn w:val="Normal"/>
    <w:uiPriority w:val="99"/>
    <w:semiHidden/>
    <w:rsid w:val="00093D73"/>
    <w:pPr>
      <w:ind w:left="1415" w:hanging="283"/>
    </w:pPr>
  </w:style>
  <w:style w:type="paragraph" w:styleId="Piedepgina">
    <w:name w:val="footer"/>
    <w:basedOn w:val="Normal"/>
    <w:link w:val="PiedepginaCar"/>
    <w:uiPriority w:val="99"/>
    <w:semiHidden/>
    <w:rsid w:val="00093D73"/>
    <w:pPr>
      <w:tabs>
        <w:tab w:val="center" w:pos="4819"/>
        <w:tab w:val="right" w:pos="9638"/>
      </w:tabs>
    </w:pPr>
  </w:style>
  <w:style w:type="character" w:customStyle="1" w:styleId="PiedepginaCar">
    <w:name w:val="Pie de página Car"/>
    <w:link w:val="Piedepgina"/>
    <w:uiPriority w:val="99"/>
    <w:semiHidden/>
    <w:rsid w:val="00E907BF"/>
    <w:rPr>
      <w:sz w:val="20"/>
      <w:szCs w:val="20"/>
      <w:lang w:val="da-DK" w:eastAsia="da-DK"/>
    </w:rPr>
  </w:style>
  <w:style w:type="paragraph" w:styleId="Encabezado">
    <w:name w:val="header"/>
    <w:basedOn w:val="Normal"/>
    <w:link w:val="EncabezadoCar"/>
    <w:uiPriority w:val="99"/>
    <w:semiHidden/>
    <w:rsid w:val="00093D73"/>
    <w:pPr>
      <w:tabs>
        <w:tab w:val="center" w:pos="4819"/>
        <w:tab w:val="right" w:pos="9638"/>
      </w:tabs>
    </w:pPr>
  </w:style>
  <w:style w:type="character" w:customStyle="1" w:styleId="EncabezadoCar">
    <w:name w:val="Encabezado Car"/>
    <w:link w:val="Encabezado"/>
    <w:uiPriority w:val="99"/>
    <w:semiHidden/>
    <w:rsid w:val="00E907BF"/>
    <w:rPr>
      <w:sz w:val="20"/>
      <w:szCs w:val="20"/>
      <w:lang w:val="da-DK" w:eastAsia="da-DK"/>
    </w:rPr>
  </w:style>
  <w:style w:type="paragraph" w:styleId="Cierre">
    <w:name w:val="Closing"/>
    <w:basedOn w:val="Normal"/>
    <w:link w:val="CierreCar"/>
    <w:uiPriority w:val="99"/>
    <w:semiHidden/>
    <w:rsid w:val="00093D73"/>
    <w:pPr>
      <w:ind w:left="4252"/>
    </w:pPr>
  </w:style>
  <w:style w:type="character" w:customStyle="1" w:styleId="CierreCar">
    <w:name w:val="Cierre Car"/>
    <w:link w:val="Cierre"/>
    <w:uiPriority w:val="99"/>
    <w:semiHidden/>
    <w:rsid w:val="00E907BF"/>
    <w:rPr>
      <w:sz w:val="20"/>
      <w:szCs w:val="20"/>
      <w:lang w:val="da-DK" w:eastAsia="da-DK"/>
    </w:rPr>
  </w:style>
  <w:style w:type="paragraph" w:styleId="Textonotaalfinal">
    <w:name w:val="endnote text"/>
    <w:basedOn w:val="Normal"/>
    <w:link w:val="TextonotaalfinalCar"/>
    <w:uiPriority w:val="99"/>
    <w:semiHidden/>
    <w:rsid w:val="00093D73"/>
  </w:style>
  <w:style w:type="character" w:customStyle="1" w:styleId="TextonotaalfinalCar">
    <w:name w:val="Texto nota al final Car"/>
    <w:link w:val="Textonotaalfinal"/>
    <w:uiPriority w:val="99"/>
    <w:semiHidden/>
    <w:rsid w:val="00E907BF"/>
    <w:rPr>
      <w:sz w:val="20"/>
      <w:szCs w:val="20"/>
      <w:lang w:val="da-DK" w:eastAsia="da-DK"/>
    </w:rPr>
  </w:style>
  <w:style w:type="paragraph" w:styleId="Saludo">
    <w:name w:val="Salutation"/>
    <w:basedOn w:val="Normal"/>
    <w:next w:val="Normal"/>
    <w:link w:val="SaludoCar"/>
    <w:uiPriority w:val="99"/>
    <w:semiHidden/>
    <w:rsid w:val="00093D73"/>
  </w:style>
  <w:style w:type="character" w:customStyle="1" w:styleId="SaludoCar">
    <w:name w:val="Saludo Car"/>
    <w:link w:val="Saludo"/>
    <w:uiPriority w:val="99"/>
    <w:semiHidden/>
    <w:rsid w:val="00E907BF"/>
    <w:rPr>
      <w:sz w:val="20"/>
      <w:szCs w:val="20"/>
      <w:lang w:val="da-DK" w:eastAsia="da-DK"/>
    </w:rPr>
  </w:style>
  <w:style w:type="paragraph" w:styleId="Puesto">
    <w:name w:val="Title"/>
    <w:basedOn w:val="Normal"/>
    <w:link w:val="PuestoCar"/>
    <w:uiPriority w:val="99"/>
    <w:qFormat/>
    <w:rsid w:val="00093D73"/>
    <w:pP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character" w:customStyle="1" w:styleId="PuestoCar">
    <w:name w:val="Puesto Car"/>
    <w:link w:val="Puesto"/>
    <w:uiPriority w:val="10"/>
    <w:rsid w:val="00E907BF"/>
    <w:rPr>
      <w:rFonts w:ascii="Cambria" w:eastAsia="Times New Roman" w:hAnsi="Cambria" w:cs="Times New Roman"/>
      <w:b/>
      <w:bCs/>
      <w:kern w:val="28"/>
      <w:sz w:val="32"/>
      <w:szCs w:val="32"/>
      <w:lang w:val="da-DK" w:eastAsia="da-DK"/>
    </w:rPr>
  </w:style>
  <w:style w:type="paragraph" w:styleId="Firma">
    <w:name w:val="Signature"/>
    <w:basedOn w:val="Normal"/>
    <w:link w:val="FirmaCar"/>
    <w:uiPriority w:val="99"/>
    <w:semiHidden/>
    <w:rsid w:val="00093D73"/>
    <w:pPr>
      <w:ind w:left="4252"/>
    </w:pPr>
  </w:style>
  <w:style w:type="character" w:customStyle="1" w:styleId="FirmaCar">
    <w:name w:val="Firma Car"/>
    <w:link w:val="Firma"/>
    <w:uiPriority w:val="99"/>
    <w:semiHidden/>
    <w:rsid w:val="00E907BF"/>
    <w:rPr>
      <w:sz w:val="20"/>
      <w:szCs w:val="20"/>
      <w:lang w:val="da-DK" w:eastAsia="da-DK"/>
    </w:rPr>
  </w:style>
  <w:style w:type="paragraph" w:styleId="Subttulo">
    <w:name w:val="Subtitle"/>
    <w:basedOn w:val="Normal"/>
    <w:link w:val="SubttuloCar"/>
    <w:uiPriority w:val="99"/>
    <w:qFormat/>
    <w:rsid w:val="00093D73"/>
    <w:pPr>
      <w:spacing w:after="60"/>
      <w:jc w:val="center"/>
      <w:outlineLvl w:val="1"/>
    </w:pPr>
    <w:rPr>
      <w:rFonts w:ascii="Arial" w:hAnsi="Arial"/>
      <w:sz w:val="24"/>
    </w:rPr>
  </w:style>
  <w:style w:type="character" w:customStyle="1" w:styleId="SubttuloCar">
    <w:name w:val="Subtítulo Car"/>
    <w:link w:val="Subttulo"/>
    <w:uiPriority w:val="11"/>
    <w:rsid w:val="00E907BF"/>
    <w:rPr>
      <w:rFonts w:ascii="Cambria" w:eastAsia="Times New Roman" w:hAnsi="Cambria" w:cs="Times New Roman"/>
      <w:sz w:val="24"/>
      <w:szCs w:val="24"/>
      <w:lang w:val="da-DK" w:eastAsia="da-DK"/>
    </w:rPr>
  </w:style>
  <w:style w:type="paragraph" w:styleId="Textoindependiente2">
    <w:name w:val="Body Text 2"/>
    <w:basedOn w:val="Normal"/>
    <w:link w:val="Textoindependiente2Car"/>
    <w:uiPriority w:val="99"/>
    <w:semiHidden/>
    <w:rsid w:val="00093D73"/>
    <w:pPr>
      <w:widowControl w:val="0"/>
      <w:spacing w:line="240" w:lineRule="atLeast"/>
      <w:jc w:val="both"/>
    </w:pPr>
    <w:rPr>
      <w:rFonts w:ascii="Arial" w:hAnsi="Arial"/>
      <w:sz w:val="18"/>
      <w:lang w:val="en-GB"/>
    </w:rPr>
  </w:style>
  <w:style w:type="character" w:customStyle="1" w:styleId="Textoindependiente2Car">
    <w:name w:val="Texto independiente 2 Car"/>
    <w:link w:val="Textoindependiente2"/>
    <w:uiPriority w:val="99"/>
    <w:semiHidden/>
    <w:rsid w:val="00E907BF"/>
    <w:rPr>
      <w:sz w:val="20"/>
      <w:szCs w:val="20"/>
      <w:lang w:val="da-DK" w:eastAsia="da-DK"/>
    </w:rPr>
  </w:style>
  <w:style w:type="character" w:styleId="Hipervnculo">
    <w:name w:val="Hyperlink"/>
    <w:uiPriority w:val="99"/>
    <w:semiHidden/>
    <w:rsid w:val="001D100B"/>
    <w:rPr>
      <w:rFonts w:cs="Times New Roman"/>
      <w:color w:val="0000FF"/>
      <w:u w:val="single"/>
    </w:rPr>
  </w:style>
  <w:style w:type="table" w:styleId="Tablaconcuadrcula">
    <w:name w:val="Table Grid"/>
    <w:basedOn w:val="Tablanormal"/>
    <w:uiPriority w:val="99"/>
    <w:semiHidden/>
    <w:rsid w:val="003440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1">
    <w:name w:val="Title1"/>
    <w:basedOn w:val="Normal"/>
    <w:uiPriority w:val="99"/>
    <w:rsid w:val="007C1755"/>
    <w:pPr>
      <w:widowControl w:val="0"/>
      <w:spacing w:line="240" w:lineRule="atLeast"/>
      <w:jc w:val="center"/>
      <w:outlineLvl w:val="0"/>
    </w:pPr>
    <w:rPr>
      <w:rFonts w:ascii="Arial" w:hAnsi="Arial"/>
      <w:color w:val="000000"/>
      <w:sz w:val="28"/>
      <w:lang w:val="en-GB"/>
    </w:rPr>
  </w:style>
  <w:style w:type="paragraph" w:customStyle="1" w:styleId="AuthorsName">
    <w:name w:val="Author's Name"/>
    <w:basedOn w:val="Normal"/>
    <w:uiPriority w:val="99"/>
    <w:rsid w:val="007C1755"/>
    <w:pPr>
      <w:widowControl w:val="0"/>
      <w:spacing w:before="200"/>
      <w:jc w:val="center"/>
      <w:outlineLvl w:val="0"/>
    </w:pPr>
    <w:rPr>
      <w:rFonts w:ascii="Arial" w:hAnsi="Arial"/>
      <w:lang w:val="en-GB"/>
    </w:rPr>
  </w:style>
  <w:style w:type="paragraph" w:styleId="Textodeglobo">
    <w:name w:val="Balloon Text"/>
    <w:basedOn w:val="Normal"/>
    <w:link w:val="TextodegloboCar"/>
    <w:uiPriority w:val="99"/>
    <w:semiHidden/>
    <w:rsid w:val="0035300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353008"/>
    <w:rPr>
      <w:rFonts w:ascii="Tahoma" w:hAnsi="Tahoma" w:cs="Tahoma"/>
      <w:sz w:val="16"/>
      <w:szCs w:val="16"/>
      <w:lang w:val="da-DK" w:eastAsia="da-DK"/>
    </w:rPr>
  </w:style>
  <w:style w:type="paragraph" w:styleId="Prrafodelista">
    <w:name w:val="List Paragraph"/>
    <w:basedOn w:val="Normal"/>
    <w:uiPriority w:val="99"/>
    <w:qFormat/>
    <w:rsid w:val="006C70D2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9C4C5A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C4C5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C4C5A"/>
    <w:rPr>
      <w:b/>
      <w:bCs/>
      <w:sz w:val="20"/>
      <w:szCs w:val="20"/>
      <w:lang w:val="da-DK" w:eastAsia="da-D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18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7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9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5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5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0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2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yperlink" Target="https://osm.etsi.org/" TargetMode="External"/><Relationship Id="rId3" Type="http://schemas.openxmlformats.org/officeDocument/2006/relationships/styles" Target="styles.xml"/><Relationship Id="rId7" Type="http://schemas.openxmlformats.org/officeDocument/2006/relationships/image" Target="media/image10.emf"/><Relationship Id="rId12" Type="http://schemas.openxmlformats.org/officeDocument/2006/relationships/hyperlink" Target="http://www.net2plan.com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hyperlink" Target="https://metro-haul.eu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0.emf"/><Relationship Id="rId14" Type="http://schemas.openxmlformats.org/officeDocument/2006/relationships/hyperlink" Target="https://onosproject.org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L:\Knowledge%20Management\_KM%20(Secure)\Event%20Services\Events\2013\09%20-%20September\Conf%20-%20ECOC%202013\TPC\ecoc2012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36C259-ECDB-4F78-B098-2076F680A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ecoc2012_template.dot</Template>
  <TotalTime>16</TotalTime>
  <Pages>3</Pages>
  <Words>1449</Words>
  <Characters>8263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 for Papers ECOC 2015</vt:lpstr>
    </vt:vector>
  </TitlesOfParts>
  <Company>Microsoft</Company>
  <LinksUpToDate>false</LinksUpToDate>
  <CharactersWithSpaces>9693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for Papers ECOC 2015</dc:title>
  <dc:subject/>
  <dc:creator>Ivana</dc:creator>
  <cp:keywords/>
  <dc:description/>
  <cp:lastModifiedBy>Javier Moreno</cp:lastModifiedBy>
  <cp:revision>10</cp:revision>
  <cp:lastPrinted>2013-01-02T14:47:00Z</cp:lastPrinted>
  <dcterms:created xsi:type="dcterms:W3CDTF">2018-05-14T13:29:00Z</dcterms:created>
  <dcterms:modified xsi:type="dcterms:W3CDTF">2018-05-23T08:07:00Z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0x010100C4243364A1F5C242A09DA676E4B2796C</vt:lpwstr>
  </property>
  <property fmtid="{D5CDD505-2E9C-101B-9397-08002B2CF9AE}" pid="4" name="PublishingExpirationDate">
    <vt:lpwstr/>
  </property>
  <property fmtid="{D5CDD505-2E9C-101B-9397-08002B2CF9AE}" pid="5" name="PublishingStartDate">
    <vt:lpwstr/>
  </property>
</Properties>
</file>